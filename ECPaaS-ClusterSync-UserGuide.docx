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0DD724" w14:textId="18C17C99" w:rsidR="00CB092C" w:rsidRDefault="003927BD" w:rsidP="00CB092C">
      <w:pPr>
        <w:pStyle w:val="1"/>
      </w:pPr>
      <w:proofErr w:type="spellStart"/>
      <w:r>
        <w:rPr>
          <w:rFonts w:hint="eastAsia"/>
        </w:rPr>
        <w:t>ECPa</w:t>
      </w:r>
      <w:r>
        <w:t>aS</w:t>
      </w:r>
      <w:proofErr w:type="spellEnd"/>
      <w:r>
        <w:t xml:space="preserve"> </w:t>
      </w:r>
      <w:proofErr w:type="spellStart"/>
      <w:r>
        <w:t>ClusterSync</w:t>
      </w:r>
      <w:proofErr w:type="spellEnd"/>
      <w:r w:rsidR="00C55F32">
        <w:rPr>
          <w:rFonts w:hint="eastAsia"/>
        </w:rPr>
        <w:t xml:space="preserve"> Us</w:t>
      </w:r>
      <w:r w:rsidR="00C55F32">
        <w:t>er</w:t>
      </w:r>
      <w:r w:rsidR="00360957">
        <w:t xml:space="preserve"> </w:t>
      </w:r>
      <w:r w:rsidR="00C55F32">
        <w:t>Guid</w:t>
      </w:r>
      <w:r w:rsidR="00360957">
        <w:t>e</w:t>
      </w:r>
    </w:p>
    <w:p w14:paraId="4A5F86B0" w14:textId="6C396A9A" w:rsidR="00885A68" w:rsidRDefault="003927BD" w:rsidP="00885A68">
      <w:pPr>
        <w:pStyle w:val="2"/>
        <w:numPr>
          <w:ilvl w:val="0"/>
          <w:numId w:val="2"/>
        </w:numPr>
        <w:rPr>
          <w:sz w:val="40"/>
          <w:szCs w:val="40"/>
        </w:rPr>
      </w:pPr>
      <w:proofErr w:type="spellStart"/>
      <w:r>
        <w:rPr>
          <w:sz w:val="40"/>
          <w:szCs w:val="40"/>
        </w:rPr>
        <w:t>ClusterSync</w:t>
      </w:r>
      <w:proofErr w:type="spellEnd"/>
      <w:r w:rsidR="00C22FC7">
        <w:rPr>
          <w:rFonts w:hint="eastAsia"/>
          <w:sz w:val="40"/>
          <w:szCs w:val="40"/>
        </w:rPr>
        <w:t>說明</w:t>
      </w:r>
      <w:r w:rsidR="00BB71FC">
        <w:rPr>
          <w:rFonts w:hint="eastAsia"/>
          <w:sz w:val="40"/>
          <w:szCs w:val="40"/>
        </w:rPr>
        <w:t>與使用前置</w:t>
      </w:r>
    </w:p>
    <w:p w14:paraId="7C2E25F6" w14:textId="1E5175D0" w:rsidR="00C22FC7" w:rsidRDefault="00A50EAF" w:rsidP="00C22FC7">
      <w:pPr>
        <w:pStyle w:val="3"/>
        <w:numPr>
          <w:ilvl w:val="1"/>
          <w:numId w:val="2"/>
        </w:numPr>
      </w:pPr>
      <w:r>
        <w:rPr>
          <w:rFonts w:hint="eastAsia"/>
        </w:rPr>
        <w:t>使用版本</w:t>
      </w:r>
    </w:p>
    <w:p w14:paraId="44449C74" w14:textId="69B04F96" w:rsidR="00D16483" w:rsidRDefault="00D16483" w:rsidP="00D16483">
      <w:r>
        <w:rPr>
          <w:rFonts w:hint="eastAsia"/>
        </w:rPr>
        <w:t>K</w:t>
      </w:r>
      <w:r>
        <w:t>ubernetes</w:t>
      </w:r>
      <w:r>
        <w:rPr>
          <w:rFonts w:hint="eastAsia"/>
        </w:rPr>
        <w:t>版本：</w:t>
      </w:r>
      <w:r>
        <w:rPr>
          <w:rFonts w:hint="eastAsia"/>
        </w:rPr>
        <w:t>1.</w:t>
      </w:r>
      <w:r w:rsidR="00FC693B">
        <w:t>22</w:t>
      </w:r>
      <w:r w:rsidR="00FC693B">
        <w:rPr>
          <w:rFonts w:hint="eastAsia"/>
        </w:rPr>
        <w:t>、</w:t>
      </w:r>
      <w:r w:rsidR="00FC693B">
        <w:rPr>
          <w:rFonts w:hint="eastAsia"/>
        </w:rPr>
        <w:t>1</w:t>
      </w:r>
      <w:r w:rsidR="00FC693B">
        <w:t>.23</w:t>
      </w:r>
    </w:p>
    <w:p w14:paraId="45EB55A3" w14:textId="10BB3983" w:rsidR="00885A68" w:rsidRDefault="003927BD" w:rsidP="00885A68">
      <w:r>
        <w:rPr>
          <w:rFonts w:hint="eastAsia"/>
        </w:rPr>
        <w:t>V</w:t>
      </w:r>
      <w:r>
        <w:t>elero</w:t>
      </w:r>
      <w:r w:rsidR="00D16483">
        <w:rPr>
          <w:rFonts w:hint="eastAsia"/>
        </w:rPr>
        <w:t>版本：</w:t>
      </w:r>
      <w:r w:rsidR="00B67E45">
        <w:rPr>
          <w:rFonts w:hint="eastAsia"/>
        </w:rPr>
        <w:t>v</w:t>
      </w:r>
      <w:r>
        <w:t>1</w:t>
      </w:r>
      <w:r w:rsidR="00D16483">
        <w:rPr>
          <w:rFonts w:hint="eastAsia"/>
        </w:rPr>
        <w:t>.</w:t>
      </w:r>
      <w:r>
        <w:t>15</w:t>
      </w:r>
      <w:r w:rsidR="00D16483">
        <w:rPr>
          <w:rFonts w:hint="eastAsia"/>
        </w:rPr>
        <w:t>.0</w:t>
      </w:r>
    </w:p>
    <w:p w14:paraId="791304DE" w14:textId="28ECD8D5" w:rsidR="007833C9" w:rsidRDefault="004F1940" w:rsidP="00885A68">
      <w:pPr>
        <w:rPr>
          <w:ins w:id="0" w:author="elvis_ting 丁士珉" w:date="2025-05-12T16:22:00Z" w16du:dateUtc="2025-05-12T08:22:00Z"/>
        </w:rPr>
      </w:pPr>
      <w:r>
        <w:rPr>
          <w:rFonts w:hint="eastAsia"/>
        </w:rPr>
        <w:t>M</w:t>
      </w:r>
      <w:r>
        <w:t>inIO</w:t>
      </w:r>
      <w:r>
        <w:rPr>
          <w:rFonts w:hint="eastAsia"/>
        </w:rPr>
        <w:t>版本：不限</w:t>
      </w:r>
    </w:p>
    <w:p w14:paraId="71B5322F" w14:textId="34D10BC7" w:rsidR="001C3E09" w:rsidRPr="00844DE5" w:rsidRDefault="001C3E09" w:rsidP="00885A68">
      <w:proofErr w:type="spellStart"/>
      <w:ins w:id="1" w:author="elvis_ting 丁士珉" w:date="2025-05-12T16:22:00Z" w16du:dateUtc="2025-05-12T08:22:00Z">
        <w:r>
          <w:rPr>
            <w:rFonts w:hint="eastAsia"/>
          </w:rPr>
          <w:t>KubeVirt</w:t>
        </w:r>
        <w:proofErr w:type="spellEnd"/>
        <w:r>
          <w:rPr>
            <w:rFonts w:hint="eastAsia"/>
          </w:rPr>
          <w:t>版本：</w:t>
        </w:r>
      </w:ins>
      <w:ins w:id="2" w:author="elvis_ting 丁士珉" w:date="2025-05-12T16:23:00Z" w16du:dateUtc="2025-05-12T08:23:00Z">
        <w:r w:rsidR="00AE13DA">
          <w:rPr>
            <w:rFonts w:hint="eastAsia"/>
          </w:rPr>
          <w:t>v0.5</w:t>
        </w:r>
      </w:ins>
      <w:ins w:id="3" w:author="elvis_ting 丁士珉" w:date="2025-05-14T15:20:00Z" w16du:dateUtc="2025-05-14T07:20:00Z">
        <w:r w:rsidR="0019602E">
          <w:rPr>
            <w:rFonts w:hint="eastAsia"/>
          </w:rPr>
          <w:t>0</w:t>
        </w:r>
      </w:ins>
      <w:ins w:id="4" w:author="elvis_ting 丁士珉" w:date="2025-05-12T16:23:00Z" w16du:dateUtc="2025-05-12T08:23:00Z">
        <w:r w:rsidR="00AE13DA">
          <w:rPr>
            <w:rFonts w:hint="eastAsia"/>
          </w:rPr>
          <w:t>.0</w:t>
        </w:r>
      </w:ins>
      <w:ins w:id="5" w:author="elvis_ting 丁士珉" w:date="2025-05-14T15:20:00Z" w16du:dateUtc="2025-05-14T07:20:00Z">
        <w:r w:rsidR="0019602E">
          <w:rPr>
            <w:rFonts w:hint="eastAsia"/>
          </w:rPr>
          <w:t>、</w:t>
        </w:r>
        <w:r w:rsidR="0019602E">
          <w:t>v</w:t>
        </w:r>
        <w:r w:rsidR="0019602E">
          <w:rPr>
            <w:rFonts w:hint="eastAsia"/>
          </w:rPr>
          <w:t>1.1.1</w:t>
        </w:r>
      </w:ins>
      <w:ins w:id="6" w:author="elvis_ting 丁士珉" w:date="2025-05-14T15:21:00Z" w16du:dateUtc="2025-05-14T07:21:00Z">
        <w:r w:rsidR="00D56107">
          <w:rPr>
            <w:rFonts w:hint="eastAsia"/>
          </w:rPr>
          <w:t>。低於</w:t>
        </w:r>
        <w:r w:rsidR="00D56107">
          <w:rPr>
            <w:rFonts w:hint="eastAsia"/>
          </w:rPr>
          <w:t>v0.57.0</w:t>
        </w:r>
        <w:r w:rsidR="00D56107">
          <w:rPr>
            <w:rFonts w:hint="eastAsia"/>
          </w:rPr>
          <w:t>的版本在備份</w:t>
        </w:r>
        <w:r w:rsidR="00D56107">
          <w:rPr>
            <w:rFonts w:hint="eastAsia"/>
          </w:rPr>
          <w:t>VM</w:t>
        </w:r>
        <w:r w:rsidR="00D56107">
          <w:rPr>
            <w:rFonts w:hint="eastAsia"/>
          </w:rPr>
          <w:t>時會出現錯誤導致備份失敗。</w:t>
        </w:r>
      </w:ins>
    </w:p>
    <w:p w14:paraId="58C8B7D1" w14:textId="28C5FA11" w:rsidR="00C22FC7" w:rsidRDefault="00C22FC7" w:rsidP="00885A68"/>
    <w:p w14:paraId="4E171626" w14:textId="29826C93" w:rsidR="00C22FC7" w:rsidRDefault="00091379" w:rsidP="00885A68">
      <w:pPr>
        <w:pStyle w:val="3"/>
        <w:numPr>
          <w:ilvl w:val="1"/>
          <w:numId w:val="2"/>
        </w:numPr>
      </w:pPr>
      <w:r w:rsidRPr="0022308B">
        <w:rPr>
          <w:noProof/>
        </w:rPr>
        <w:drawing>
          <wp:anchor distT="0" distB="0" distL="114300" distR="114300" simplePos="0" relativeHeight="251658240" behindDoc="1" locked="0" layoutInCell="1" allowOverlap="1" wp14:anchorId="2474A8E5" wp14:editId="0E886B50">
            <wp:simplePos x="0" y="0"/>
            <wp:positionH relativeFrom="column">
              <wp:posOffset>-1091565</wp:posOffset>
            </wp:positionH>
            <wp:positionV relativeFrom="paragraph">
              <wp:posOffset>629225</wp:posOffset>
            </wp:positionV>
            <wp:extent cx="7456170" cy="1811020"/>
            <wp:effectExtent l="0" t="0" r="0" b="0"/>
            <wp:wrapTight wrapText="bothSides">
              <wp:wrapPolygon edited="0">
                <wp:start x="2539" y="682"/>
                <wp:lineTo x="2263" y="1818"/>
                <wp:lineTo x="1987" y="3863"/>
                <wp:lineTo x="1987" y="4771"/>
                <wp:lineTo x="0" y="7952"/>
                <wp:lineTo x="0" y="19313"/>
                <wp:lineTo x="1656" y="19313"/>
                <wp:lineTo x="17991" y="18858"/>
                <wp:lineTo x="21523" y="18404"/>
                <wp:lineTo x="21523" y="10679"/>
                <wp:lineTo x="21302" y="10224"/>
                <wp:lineTo x="19481" y="8407"/>
                <wp:lineTo x="19536" y="3863"/>
                <wp:lineTo x="19150" y="1590"/>
                <wp:lineTo x="18874" y="682"/>
                <wp:lineTo x="2539" y="682"/>
              </wp:wrapPolygon>
            </wp:wrapTight>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56170"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940">
        <w:rPr>
          <w:rFonts w:hint="eastAsia"/>
        </w:rPr>
        <w:t>功能說明</w:t>
      </w:r>
    </w:p>
    <w:p w14:paraId="78279EFE" w14:textId="78928EEF" w:rsidR="00C22FC7" w:rsidRDefault="00C22FC7" w:rsidP="00E85ADF">
      <w:pPr>
        <w:jc w:val="center"/>
      </w:pPr>
    </w:p>
    <w:p w14:paraId="4ACD9616" w14:textId="2B74AE61" w:rsidR="00CF339C" w:rsidRDefault="00884DB3" w:rsidP="00885A68">
      <w:r>
        <w:rPr>
          <w:rFonts w:hint="eastAsia"/>
        </w:rPr>
        <w:t>Cl</w:t>
      </w:r>
      <w:r>
        <w:t>uster Sync</w:t>
      </w:r>
      <w:r>
        <w:rPr>
          <w:rFonts w:hint="eastAsia"/>
        </w:rPr>
        <w:t>的</w:t>
      </w:r>
      <w:r w:rsidR="009965C7">
        <w:rPr>
          <w:rFonts w:hint="eastAsia"/>
        </w:rPr>
        <w:t>功能</w:t>
      </w:r>
      <w:r>
        <w:rPr>
          <w:rFonts w:hint="eastAsia"/>
        </w:rPr>
        <w:t>是透過</w:t>
      </w:r>
      <w:r w:rsidR="001F4452">
        <w:rPr>
          <w:rFonts w:hint="eastAsia"/>
        </w:rPr>
        <w:t>Ve</w:t>
      </w:r>
      <w:r w:rsidR="001F4452">
        <w:t>lero</w:t>
      </w:r>
      <w:r w:rsidR="001F4452">
        <w:rPr>
          <w:rFonts w:hint="eastAsia"/>
        </w:rPr>
        <w:t>來對集群中的指定</w:t>
      </w:r>
      <w:ins w:id="7" w:author="elvis_ting 丁士珉" w:date="2025-05-16T09:16:00Z" w16du:dateUtc="2025-05-16T01:16:00Z">
        <w:r w:rsidR="00B96A46">
          <w:rPr>
            <w:rFonts w:hint="eastAsia"/>
          </w:rPr>
          <w:t>項目中的</w:t>
        </w:r>
      </w:ins>
      <w:r w:rsidR="001F4452">
        <w:rPr>
          <w:rFonts w:hint="eastAsia"/>
        </w:rPr>
        <w:t>資源進行備份</w:t>
      </w:r>
      <w:r w:rsidR="004B69E4">
        <w:rPr>
          <w:rFonts w:hint="eastAsia"/>
        </w:rPr>
        <w:t>和</w:t>
      </w:r>
      <w:r w:rsidR="001F4452">
        <w:rPr>
          <w:rFonts w:hint="eastAsia"/>
        </w:rPr>
        <w:t>復原，</w:t>
      </w:r>
      <w:r w:rsidR="000531E4">
        <w:rPr>
          <w:rFonts w:hint="eastAsia"/>
        </w:rPr>
        <w:t>備份的資源會儲存在指定的</w:t>
      </w:r>
      <w:r w:rsidR="000531E4">
        <w:rPr>
          <w:rFonts w:hint="eastAsia"/>
        </w:rPr>
        <w:t>S3</w:t>
      </w:r>
      <w:r w:rsidR="000531E4">
        <w:rPr>
          <w:rFonts w:hint="eastAsia"/>
        </w:rPr>
        <w:t>儲存庫當中，</w:t>
      </w:r>
      <w:r w:rsidR="00AE2178">
        <w:rPr>
          <w:rFonts w:hint="eastAsia"/>
        </w:rPr>
        <w:t>例如</w:t>
      </w:r>
      <w:proofErr w:type="spellStart"/>
      <w:r w:rsidR="00D60E28">
        <w:rPr>
          <w:rFonts w:hint="eastAsia"/>
        </w:rPr>
        <w:t>ECP</w:t>
      </w:r>
      <w:r w:rsidR="00D60E28">
        <w:t>aaS</w:t>
      </w:r>
      <w:proofErr w:type="spellEnd"/>
      <w:r w:rsidR="00D60E28">
        <w:rPr>
          <w:rFonts w:hint="eastAsia"/>
        </w:rPr>
        <w:t>當中的</w:t>
      </w:r>
      <w:r w:rsidR="00AE2178">
        <w:rPr>
          <w:rFonts w:hint="eastAsia"/>
        </w:rPr>
        <w:t>M</w:t>
      </w:r>
      <w:r w:rsidR="00AE2178">
        <w:t>inIO</w:t>
      </w:r>
      <w:r w:rsidR="00D60E28">
        <w:rPr>
          <w:rFonts w:hint="eastAsia"/>
        </w:rPr>
        <w:t>，或是自行建立的其他</w:t>
      </w:r>
      <w:r w:rsidR="00D60E28">
        <w:rPr>
          <w:rFonts w:hint="eastAsia"/>
        </w:rPr>
        <w:t>MinIO</w:t>
      </w:r>
      <w:r w:rsidR="00575F6A">
        <w:rPr>
          <w:rFonts w:hint="eastAsia"/>
        </w:rPr>
        <w:t>，其他支援</w:t>
      </w:r>
      <w:r w:rsidR="00575F6A">
        <w:rPr>
          <w:rFonts w:hint="eastAsia"/>
        </w:rPr>
        <w:t>S3</w:t>
      </w:r>
      <w:r w:rsidR="00575F6A">
        <w:rPr>
          <w:rFonts w:hint="eastAsia"/>
        </w:rPr>
        <w:t>協議的</w:t>
      </w:r>
      <w:r w:rsidR="00E560E6">
        <w:rPr>
          <w:rFonts w:hint="eastAsia"/>
        </w:rPr>
        <w:t>儲存庫</w:t>
      </w:r>
      <w:r w:rsidR="00575F6A">
        <w:rPr>
          <w:rFonts w:hint="eastAsia"/>
        </w:rPr>
        <w:t>如</w:t>
      </w:r>
      <w:r w:rsidR="00575F6A">
        <w:rPr>
          <w:rFonts w:hint="eastAsia"/>
        </w:rPr>
        <w:t>AWS</w:t>
      </w:r>
      <w:r w:rsidR="00575F6A">
        <w:rPr>
          <w:rFonts w:hint="eastAsia"/>
        </w:rPr>
        <w:t>也是可以使用的儲存庫。復原時，可以指定儲存庫中的備份檔案來復原到當前集群中。</w:t>
      </w:r>
    </w:p>
    <w:p w14:paraId="1C7E1444" w14:textId="77777777" w:rsidR="00C603C4" w:rsidRDefault="00C603C4" w:rsidP="00885A68"/>
    <w:p w14:paraId="38181D38" w14:textId="755CAD4A" w:rsidR="00C603C4" w:rsidRDefault="00C603C4" w:rsidP="00885A68">
      <w:r>
        <w:rPr>
          <w:rFonts w:hint="eastAsia"/>
        </w:rPr>
        <w:t>當只有一個集群時，</w:t>
      </w:r>
      <w:r w:rsidR="00AE45AA">
        <w:rPr>
          <w:rFonts w:hint="eastAsia"/>
        </w:rPr>
        <w:t>也</w:t>
      </w:r>
      <w:r w:rsidR="008E49A5">
        <w:rPr>
          <w:rFonts w:hint="eastAsia"/>
        </w:rPr>
        <w:t>可以使用備份或是定時備份來確保重要資源</w:t>
      </w:r>
      <w:r w:rsidR="00A215E1">
        <w:rPr>
          <w:rFonts w:hint="eastAsia"/>
        </w:rPr>
        <w:t>不會遺失</w:t>
      </w:r>
      <w:r w:rsidR="005654E5">
        <w:rPr>
          <w:rFonts w:hint="eastAsia"/>
        </w:rPr>
        <w:t>，並在需要的時候復原到集群上</w:t>
      </w:r>
      <w:r w:rsidR="00A215E1">
        <w:rPr>
          <w:rFonts w:hint="eastAsia"/>
        </w:rPr>
        <w:t>。當有多個集群時，可以在每個集群上都設定連線到同</w:t>
      </w:r>
      <w:r w:rsidR="004A4293">
        <w:rPr>
          <w:rFonts w:hint="eastAsia"/>
        </w:rPr>
        <w:t>一個</w:t>
      </w:r>
      <w:r w:rsidR="00A215E1">
        <w:rPr>
          <w:rFonts w:hint="eastAsia"/>
        </w:rPr>
        <w:t>S3</w:t>
      </w:r>
      <w:r w:rsidR="00A215E1">
        <w:rPr>
          <w:rFonts w:hint="eastAsia"/>
        </w:rPr>
        <w:t>儲存庫，</w:t>
      </w:r>
      <w:r w:rsidR="007150CD">
        <w:rPr>
          <w:rFonts w:hint="eastAsia"/>
        </w:rPr>
        <w:t>以便</w:t>
      </w:r>
      <w:r w:rsidR="00A215E1">
        <w:rPr>
          <w:rFonts w:hint="eastAsia"/>
        </w:rPr>
        <w:t>在不同集群上分別設定備份與復原，來達成將集群</w:t>
      </w:r>
      <w:r w:rsidR="00A215E1">
        <w:rPr>
          <w:rFonts w:hint="eastAsia"/>
        </w:rPr>
        <w:t>A</w:t>
      </w:r>
      <w:r w:rsidR="00A215E1">
        <w:rPr>
          <w:rFonts w:hint="eastAsia"/>
        </w:rPr>
        <w:t>同步到集群</w:t>
      </w:r>
      <w:r w:rsidR="00A215E1">
        <w:rPr>
          <w:rFonts w:hint="eastAsia"/>
        </w:rPr>
        <w:t>B</w:t>
      </w:r>
      <w:r w:rsidR="00A215E1">
        <w:rPr>
          <w:rFonts w:hint="eastAsia"/>
        </w:rPr>
        <w:t>、</w:t>
      </w:r>
      <w:r w:rsidR="00A215E1">
        <w:rPr>
          <w:rFonts w:hint="eastAsia"/>
        </w:rPr>
        <w:t>C</w:t>
      </w:r>
      <w:r w:rsidR="00A215E1">
        <w:rPr>
          <w:rFonts w:hint="eastAsia"/>
        </w:rPr>
        <w:t>、</w:t>
      </w:r>
      <w:r w:rsidR="00A215E1">
        <w:rPr>
          <w:rFonts w:hint="eastAsia"/>
        </w:rPr>
        <w:t>D.</w:t>
      </w:r>
      <w:r w:rsidR="00A215E1">
        <w:t>..</w:t>
      </w:r>
      <w:r w:rsidR="00CA1BAA">
        <w:rPr>
          <w:rFonts w:hint="eastAsia"/>
        </w:rPr>
        <w:t>的作用。</w:t>
      </w:r>
    </w:p>
    <w:p w14:paraId="47C4AB7E" w14:textId="7AF4CB8F" w:rsidR="00CF339C" w:rsidRPr="001D2BD5" w:rsidRDefault="00CF339C" w:rsidP="00885A68"/>
    <w:p w14:paraId="2429A76C" w14:textId="65702D96" w:rsidR="00CF339C" w:rsidRDefault="00B15CD7" w:rsidP="00CF339C">
      <w:pPr>
        <w:pStyle w:val="3"/>
        <w:numPr>
          <w:ilvl w:val="1"/>
          <w:numId w:val="2"/>
        </w:numPr>
      </w:pPr>
      <w:r>
        <w:rPr>
          <w:rFonts w:hint="eastAsia"/>
        </w:rPr>
        <w:lastRenderedPageBreak/>
        <w:t>Ve</w:t>
      </w:r>
      <w:r>
        <w:t>lero</w:t>
      </w:r>
      <w:r>
        <w:rPr>
          <w:rFonts w:hint="eastAsia"/>
        </w:rPr>
        <w:t>安裝步驟</w:t>
      </w:r>
    </w:p>
    <w:p w14:paraId="72296D1B" w14:textId="3836D788" w:rsidR="00CF339C" w:rsidRDefault="00D14DAD" w:rsidP="00CF339C">
      <w:r>
        <w:rPr>
          <w:rFonts w:hint="eastAsia"/>
        </w:rPr>
        <w:t>因為</w:t>
      </w:r>
      <w:r>
        <w:rPr>
          <w:rFonts w:hint="eastAsia"/>
        </w:rPr>
        <w:t>C</w:t>
      </w:r>
      <w:r>
        <w:t>luster Sync</w:t>
      </w:r>
      <w:r>
        <w:rPr>
          <w:rFonts w:hint="eastAsia"/>
        </w:rPr>
        <w:t>功能是透過</w:t>
      </w:r>
      <w:r>
        <w:rPr>
          <w:rFonts w:hint="eastAsia"/>
        </w:rPr>
        <w:t>Velero</w:t>
      </w:r>
      <w:r>
        <w:rPr>
          <w:rFonts w:hint="eastAsia"/>
        </w:rPr>
        <w:t>來達成，所以在使用</w:t>
      </w:r>
      <w:r>
        <w:rPr>
          <w:rFonts w:hint="eastAsia"/>
        </w:rPr>
        <w:t>Cluster Sync</w:t>
      </w:r>
      <w:r>
        <w:rPr>
          <w:rFonts w:hint="eastAsia"/>
        </w:rPr>
        <w:t>功能前，必須完成安裝</w:t>
      </w:r>
      <w:r>
        <w:rPr>
          <w:rFonts w:hint="eastAsia"/>
        </w:rPr>
        <w:t>Velero</w:t>
      </w:r>
      <w:r w:rsidR="00F02EB4">
        <w:rPr>
          <w:rFonts w:hint="eastAsia"/>
        </w:rPr>
        <w:t>，以下將透過幾個簡單指令將</w:t>
      </w:r>
      <w:r w:rsidR="00F02EB4">
        <w:rPr>
          <w:rFonts w:hint="eastAsia"/>
        </w:rPr>
        <w:t>Velero</w:t>
      </w:r>
      <w:r w:rsidR="00F02EB4">
        <w:rPr>
          <w:rFonts w:hint="eastAsia"/>
        </w:rPr>
        <w:t>安裝到集群上。如果有多個集群都要使用</w:t>
      </w:r>
      <w:r w:rsidR="00F02EB4">
        <w:rPr>
          <w:rFonts w:hint="eastAsia"/>
        </w:rPr>
        <w:t>Cluster Sync</w:t>
      </w:r>
      <w:r w:rsidR="00F02EB4">
        <w:rPr>
          <w:rFonts w:hint="eastAsia"/>
        </w:rPr>
        <w:t>功能，</w:t>
      </w:r>
      <w:r w:rsidR="00ED7DA2">
        <w:rPr>
          <w:rFonts w:hint="eastAsia"/>
        </w:rPr>
        <w:t>則每個集群都必須執行安裝</w:t>
      </w:r>
      <w:r w:rsidR="00ED7DA2">
        <w:rPr>
          <w:rFonts w:hint="eastAsia"/>
        </w:rPr>
        <w:t>Velero</w:t>
      </w:r>
      <w:r w:rsidR="00ED7DA2">
        <w:rPr>
          <w:rFonts w:hint="eastAsia"/>
        </w:rPr>
        <w:t>指令。</w:t>
      </w:r>
      <w:ins w:id="8" w:author="elvis_ting 丁士珉" w:date="2025-05-15T17:07:00Z" w16du:dateUtc="2025-05-15T09:07:00Z">
        <w:r w:rsidR="009E4C75">
          <w:rPr>
            <w:rFonts w:hint="eastAsia"/>
          </w:rPr>
          <w:t>在集群上的</w:t>
        </w:r>
      </w:ins>
      <w:ins w:id="9" w:author="elvis_ting 丁士珉" w:date="2025-05-16T09:19:00Z" w16du:dateUtc="2025-05-16T01:19:00Z">
        <w:r w:rsidR="00F11CF3">
          <w:rPr>
            <w:rFonts w:hint="eastAsia"/>
          </w:rPr>
          <w:t>其中</w:t>
        </w:r>
      </w:ins>
      <w:ins w:id="10" w:author="elvis_ting 丁士珉" w:date="2025-05-15T17:07:00Z" w16du:dateUtc="2025-05-15T09:07:00Z">
        <w:r w:rsidR="009E4C75">
          <w:rPr>
            <w:rFonts w:hint="eastAsia"/>
          </w:rPr>
          <w:t>一</w:t>
        </w:r>
      </w:ins>
      <w:ins w:id="11" w:author="elvis_ting 丁士珉" w:date="2025-05-16T09:19:00Z" w16du:dateUtc="2025-05-16T01:19:00Z">
        <w:r w:rsidR="00F11CF3">
          <w:rPr>
            <w:rFonts w:hint="eastAsia"/>
          </w:rPr>
          <w:t>個</w:t>
        </w:r>
      </w:ins>
      <w:ins w:id="12" w:author="elvis_ting 丁士珉" w:date="2025-05-15T17:07:00Z" w16du:dateUtc="2025-05-15T09:07:00Z">
        <w:r w:rsidR="009E4C75">
          <w:rPr>
            <w:rFonts w:hint="eastAsia"/>
          </w:rPr>
          <w:t>節點有安裝即可，</w:t>
        </w:r>
        <w:r w:rsidR="00403244">
          <w:rPr>
            <w:rFonts w:hint="eastAsia"/>
          </w:rPr>
          <w:t>安裝時也會順便將</w:t>
        </w:r>
        <w:r w:rsidR="00403244">
          <w:rPr>
            <w:rFonts w:hint="eastAsia"/>
          </w:rPr>
          <w:t>V</w:t>
        </w:r>
        <w:r w:rsidR="00403244">
          <w:t>e</w:t>
        </w:r>
        <w:r w:rsidR="00403244">
          <w:rPr>
            <w:rFonts w:hint="eastAsia"/>
          </w:rPr>
          <w:t>lero</w:t>
        </w:r>
        <w:r w:rsidR="002D2486">
          <w:rPr>
            <w:rFonts w:hint="eastAsia"/>
          </w:rPr>
          <w:t>所需</w:t>
        </w:r>
        <w:r w:rsidR="00403244">
          <w:rPr>
            <w:rFonts w:hint="eastAsia"/>
          </w:rPr>
          <w:t>的</w:t>
        </w:r>
        <w:r w:rsidR="00403244">
          <w:rPr>
            <w:rFonts w:hint="eastAsia"/>
          </w:rPr>
          <w:t>CRD</w:t>
        </w:r>
        <w:r w:rsidR="00403244">
          <w:rPr>
            <w:rFonts w:hint="eastAsia"/>
          </w:rPr>
          <w:t>安裝到集群中。</w:t>
        </w:r>
      </w:ins>
    </w:p>
    <w:p w14:paraId="17555C4F" w14:textId="77777777" w:rsidR="00ED7DA2" w:rsidRDefault="00ED7DA2" w:rsidP="00CF339C"/>
    <w:p w14:paraId="5703CC92" w14:textId="30A4E027" w:rsidR="003D3204" w:rsidRDefault="003D3204" w:rsidP="00CF339C">
      <w:r>
        <w:rPr>
          <w:rFonts w:hint="eastAsia"/>
        </w:rPr>
        <w:t>下載</w:t>
      </w:r>
      <w:r>
        <w:rPr>
          <w:rFonts w:hint="eastAsia"/>
        </w:rPr>
        <w:t>Velero</w:t>
      </w:r>
      <w:r>
        <w:rPr>
          <w:rFonts w:hint="eastAsia"/>
        </w:rPr>
        <w:t>指令：</w:t>
      </w:r>
    </w:p>
    <w:p w14:paraId="0A79C882" w14:textId="62DE13CE" w:rsidR="003D3204" w:rsidRDefault="003D3204" w:rsidP="00CF339C">
      <w:r>
        <w:rPr>
          <w:noProof/>
        </w:rPr>
        <mc:AlternateContent>
          <mc:Choice Requires="wps">
            <w:drawing>
              <wp:inline distT="0" distB="0" distL="0" distR="0" wp14:anchorId="7CAAB972" wp14:editId="3C995508">
                <wp:extent cx="5266944" cy="1404620"/>
                <wp:effectExtent l="0" t="0" r="10160" b="13970"/>
                <wp:docPr id="2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3B028570" w14:textId="27BD3A31" w:rsidR="00F632CD" w:rsidRDefault="00F632CD" w:rsidP="003D3204">
                            <w:pPr>
                              <w:rPr>
                                <w:rFonts w:ascii="Consolas" w:hAnsi="Consolas"/>
                              </w:rPr>
                            </w:pPr>
                            <w:proofErr w:type="spellStart"/>
                            <w:r w:rsidRPr="00F632CD">
                              <w:rPr>
                                <w:rFonts w:ascii="Consolas" w:hAnsi="Consolas"/>
                              </w:rPr>
                              <w:t>wget</w:t>
                            </w:r>
                            <w:proofErr w:type="spellEnd"/>
                            <w:r w:rsidRPr="00F632CD">
                              <w:rPr>
                                <w:rFonts w:ascii="Consolas" w:hAnsi="Consolas"/>
                              </w:rPr>
                              <w:t xml:space="preserve"> </w:t>
                            </w:r>
                            <w:hyperlink r:id="rId11" w:history="1">
                              <w:r w:rsidRPr="00FD1F5D">
                                <w:rPr>
                                  <w:rStyle w:val="a8"/>
                                  <w:rFonts w:ascii="Consolas" w:hAnsi="Consolas"/>
                                </w:rPr>
                                <w:t>https://github.com/vmware-tanzu/velero/releases/download/v1.15.0/velero-v1.15.0-linux-amd64.tar.gz</w:t>
                              </w:r>
                            </w:hyperlink>
                          </w:p>
                          <w:p w14:paraId="1D766424" w14:textId="77777777" w:rsidR="00C946CD" w:rsidRDefault="00C946CD" w:rsidP="003D3204">
                            <w:pPr>
                              <w:rPr>
                                <w:rFonts w:ascii="Consolas" w:hAnsi="Consolas"/>
                              </w:rPr>
                            </w:pPr>
                          </w:p>
                          <w:p w14:paraId="60C4E21B" w14:textId="3DD9B893" w:rsidR="00F632CD" w:rsidRDefault="00DA5C11" w:rsidP="003D3204">
                            <w:pPr>
                              <w:rPr>
                                <w:ins w:id="13" w:author="elvis_ting 丁士珉" w:date="2025-05-15T17:08:00Z" w16du:dateUtc="2025-05-15T09:08:00Z"/>
                                <w:rFonts w:ascii="Consolas" w:hAnsi="Consolas"/>
                              </w:rPr>
                            </w:pPr>
                            <w:r w:rsidRPr="00DA5C11">
                              <w:rPr>
                                <w:rFonts w:ascii="Consolas" w:hAnsi="Consolas"/>
                              </w:rPr>
                              <w:t>tar -</w:t>
                            </w:r>
                            <w:proofErr w:type="spellStart"/>
                            <w:r w:rsidRPr="00DA5C11">
                              <w:rPr>
                                <w:rFonts w:ascii="Consolas" w:hAnsi="Consolas"/>
                              </w:rPr>
                              <w:t>xvf</w:t>
                            </w:r>
                            <w:proofErr w:type="spellEnd"/>
                            <w:r w:rsidRPr="00DA5C11">
                              <w:rPr>
                                <w:rFonts w:ascii="Consolas" w:hAnsi="Consolas"/>
                              </w:rPr>
                              <w:t xml:space="preserve"> velero-v1.15.0-linux-amd64.tar.gz</w:t>
                            </w:r>
                          </w:p>
                          <w:p w14:paraId="2BB1E1BC" w14:textId="14ECBBE3" w:rsidR="00294525" w:rsidRDefault="00C3758A" w:rsidP="003D3204">
                            <w:pPr>
                              <w:rPr>
                                <w:ins w:id="14" w:author="elvis_ting 丁士珉" w:date="2025-05-15T17:16:00Z" w16du:dateUtc="2025-05-15T09:16:00Z"/>
                                <w:rFonts w:ascii="Consolas" w:hAnsi="Consolas"/>
                              </w:rPr>
                            </w:pPr>
                            <w:ins w:id="15" w:author="elvis_ting 丁士珉" w:date="2025-05-16T09:35:00Z" w16du:dateUtc="2025-05-16T01:35:00Z">
                              <w:r>
                                <w:rPr>
                                  <w:rFonts w:ascii="Consolas" w:hAnsi="Consolas" w:hint="eastAsia"/>
                                </w:rPr>
                                <w:t xml:space="preserve">### </w:t>
                              </w:r>
                            </w:ins>
                            <w:ins w:id="16" w:author="elvis_ting 丁士珉" w:date="2025-05-15T17:08:00Z" w16du:dateUtc="2025-05-15T09:08:00Z">
                              <w:r w:rsidR="00AE69F0">
                                <w:rPr>
                                  <w:rFonts w:ascii="Consolas" w:hAnsi="Consolas" w:hint="eastAsia"/>
                                </w:rPr>
                                <w:t>會</w:t>
                              </w:r>
                            </w:ins>
                            <w:ins w:id="17" w:author="elvis_ting 丁士珉" w:date="2025-05-15T17:09:00Z" w16du:dateUtc="2025-05-15T09:09:00Z">
                              <w:r w:rsidR="00294525">
                                <w:rPr>
                                  <w:rFonts w:ascii="Consolas" w:hAnsi="Consolas" w:hint="eastAsia"/>
                                </w:rPr>
                                <w:t>將</w:t>
                              </w:r>
                            </w:ins>
                            <w:ins w:id="18" w:author="elvis_ting 丁士珉" w:date="2025-05-15T17:10:00Z" w16du:dateUtc="2025-05-15T09:10:00Z">
                              <w:r w:rsidR="009F5BFB">
                                <w:rPr>
                                  <w:rFonts w:ascii="Consolas" w:hAnsi="Consolas" w:hint="eastAsia"/>
                                </w:rPr>
                                <w:t>velero</w:t>
                              </w:r>
                              <w:r w:rsidR="009F5BFB">
                                <w:rPr>
                                  <w:rFonts w:ascii="Consolas" w:hAnsi="Consolas" w:hint="eastAsia"/>
                                </w:rPr>
                                <w:t>指令執行檔</w:t>
                              </w:r>
                            </w:ins>
                            <w:ins w:id="19" w:author="elvis_ting 丁士珉" w:date="2025-05-15T17:08:00Z" w16du:dateUtc="2025-05-15T09:08:00Z">
                              <w:r w:rsidR="00AE69F0">
                                <w:rPr>
                                  <w:rFonts w:ascii="Consolas" w:hAnsi="Consolas" w:hint="eastAsia"/>
                                </w:rPr>
                                <w:t>解壓縮到</w:t>
                              </w:r>
                            </w:ins>
                            <w:ins w:id="20" w:author="elvis_ting 丁士珉" w:date="2025-05-15T17:09:00Z" w16du:dateUtc="2025-05-15T09:09:00Z">
                              <w:r w:rsidR="00294525" w:rsidRPr="00C946CD">
                                <w:rPr>
                                  <w:rFonts w:ascii="Consolas" w:hAnsi="Consolas"/>
                                </w:rPr>
                                <w:t>velero-v1.15.0-linux-amd64</w:t>
                              </w:r>
                              <w:r w:rsidR="00294525">
                                <w:rPr>
                                  <w:rFonts w:ascii="Consolas" w:hAnsi="Consolas" w:hint="eastAsia"/>
                                </w:rPr>
                                <w:t>資料夾當中</w:t>
                              </w:r>
                            </w:ins>
                            <w:ins w:id="21" w:author="elvis_ting 丁士珉" w:date="2025-05-15T17:10:00Z" w16du:dateUtc="2025-05-15T09:10:00Z">
                              <w:r w:rsidR="00294525">
                                <w:rPr>
                                  <w:rFonts w:ascii="Consolas" w:hAnsi="Consolas" w:hint="eastAsia"/>
                                </w:rPr>
                                <w:t>，</w:t>
                              </w:r>
                            </w:ins>
                            <w:ins w:id="22" w:author="elvis_ting 丁士珉" w:date="2025-05-15T17:09:00Z" w16du:dateUtc="2025-05-15T09:09:00Z">
                              <w:r w:rsidR="00294525">
                                <w:rPr>
                                  <w:rFonts w:ascii="Consolas" w:hAnsi="Consolas" w:hint="eastAsia"/>
                                </w:rPr>
                                <w:t>使用</w:t>
                              </w:r>
                            </w:ins>
                            <w:ins w:id="23" w:author="elvis_ting 丁士珉" w:date="2025-05-15T17:10:00Z" w16du:dateUtc="2025-05-15T09:10:00Z">
                              <w:r w:rsidR="009F5BFB">
                                <w:rPr>
                                  <w:rFonts w:ascii="Consolas" w:hAnsi="Consolas" w:hint="eastAsia"/>
                                </w:rPr>
                                <w:t>velero</w:t>
                              </w:r>
                            </w:ins>
                            <w:ins w:id="24" w:author="elvis_ting 丁士珉" w:date="2025-05-15T17:09:00Z" w16du:dateUtc="2025-05-15T09:09:00Z">
                              <w:r w:rsidR="00294525">
                                <w:rPr>
                                  <w:rFonts w:ascii="Consolas" w:hAnsi="Consolas" w:hint="eastAsia"/>
                                </w:rPr>
                                <w:t>指令前要進入資料夾</w:t>
                              </w:r>
                            </w:ins>
                            <w:ins w:id="25" w:author="elvis_ting 丁士珉" w:date="2025-05-15T17:21:00Z" w16du:dateUtc="2025-05-15T09:21:00Z">
                              <w:r w:rsidR="00016E53">
                                <w:rPr>
                                  <w:rFonts w:ascii="Consolas" w:hAnsi="Consolas" w:hint="eastAsia"/>
                                </w:rPr>
                                <w:t>：</w:t>
                              </w:r>
                            </w:ins>
                          </w:p>
                          <w:p w14:paraId="4C9B434F" w14:textId="1927CBF2" w:rsidR="008D185C" w:rsidRDefault="008D185C" w:rsidP="003D3204">
                            <w:pPr>
                              <w:rPr>
                                <w:ins w:id="26" w:author="elvis_ting 丁士珉" w:date="2025-05-15T17:19:00Z" w16du:dateUtc="2025-05-15T09:19:00Z"/>
                                <w:rFonts w:ascii="Consolas" w:hAnsi="Consolas"/>
                              </w:rPr>
                            </w:pPr>
                            <w:ins w:id="27" w:author="elvis_ting 丁士珉" w:date="2025-05-15T17:16:00Z" w16du:dateUtc="2025-05-15T09:16:00Z">
                              <w:r>
                                <w:rPr>
                                  <w:rFonts w:ascii="Consolas" w:hAnsi="Consolas" w:hint="eastAsia"/>
                                </w:rPr>
                                <w:t xml:space="preserve">cd </w:t>
                              </w:r>
                              <w:r w:rsidRPr="00C946CD">
                                <w:rPr>
                                  <w:rFonts w:ascii="Consolas" w:hAnsi="Consolas"/>
                                </w:rPr>
                                <w:t>velero-v1.15.0-linux-amd64</w:t>
                              </w:r>
                            </w:ins>
                          </w:p>
                          <w:p w14:paraId="4702B7B8" w14:textId="77777777" w:rsidR="005236B4" w:rsidRDefault="005236B4" w:rsidP="003D3204">
                            <w:pPr>
                              <w:rPr>
                                <w:ins w:id="28" w:author="elvis_ting 丁士珉" w:date="2025-05-15T17:20:00Z" w16du:dateUtc="2025-05-15T09:20:00Z"/>
                                <w:rFonts w:ascii="Consolas" w:hAnsi="Consolas"/>
                              </w:rPr>
                            </w:pPr>
                          </w:p>
                          <w:p w14:paraId="1462F49B" w14:textId="0D4A7AA1" w:rsidR="005236B4" w:rsidRDefault="00C3758A" w:rsidP="003D3204">
                            <w:pPr>
                              <w:rPr>
                                <w:ins w:id="29" w:author="elvis_ting 丁士珉" w:date="2025-05-15T17:19:00Z" w16du:dateUtc="2025-05-15T09:19:00Z"/>
                                <w:rFonts w:ascii="Consolas" w:hAnsi="Consolas"/>
                              </w:rPr>
                            </w:pPr>
                            <w:ins w:id="30" w:author="elvis_ting 丁士珉" w:date="2025-05-16T09:35:00Z" w16du:dateUtc="2025-05-16T01:35:00Z">
                              <w:r>
                                <w:rPr>
                                  <w:rFonts w:ascii="Consolas" w:hAnsi="Consolas" w:hint="eastAsia"/>
                                </w:rPr>
                                <w:t xml:space="preserve">### </w:t>
                              </w:r>
                            </w:ins>
                            <w:ins w:id="31" w:author="elvis_ting 丁士珉" w:date="2025-05-15T17:19:00Z" w16du:dateUtc="2025-05-15T09:19:00Z">
                              <w:r w:rsidR="005236B4">
                                <w:rPr>
                                  <w:rFonts w:ascii="Consolas" w:hAnsi="Consolas" w:hint="eastAsia"/>
                                </w:rPr>
                                <w:t>如果</w:t>
                              </w:r>
                              <w:r w:rsidR="005236B4">
                                <w:rPr>
                                  <w:rFonts w:ascii="Consolas" w:hAnsi="Consolas" w:hint="eastAsia"/>
                                </w:rPr>
                                <w:t>velero</w:t>
                              </w:r>
                              <w:r w:rsidR="005236B4">
                                <w:rPr>
                                  <w:rFonts w:ascii="Consolas" w:hAnsi="Consolas" w:hint="eastAsia"/>
                                </w:rPr>
                                <w:t>沒有執行權限：</w:t>
                              </w:r>
                            </w:ins>
                          </w:p>
                          <w:p w14:paraId="0D2102E4" w14:textId="1BEA1E4F" w:rsidR="005236B4" w:rsidRDefault="005236B4" w:rsidP="003D3204">
                            <w:pPr>
                              <w:rPr>
                                <w:ins w:id="32" w:author="elvis_ting 丁士珉" w:date="2025-05-15T17:19:00Z" w16du:dateUtc="2025-05-15T09:19:00Z"/>
                                <w:rFonts w:ascii="Consolas" w:hAnsi="Consolas"/>
                              </w:rPr>
                            </w:pPr>
                            <w:ins w:id="33" w:author="elvis_ting 丁士珉" w:date="2025-05-15T17:19:00Z" w16du:dateUtc="2025-05-15T09:19:00Z">
                              <w:r>
                                <w:rPr>
                                  <w:rFonts w:ascii="Consolas" w:hAnsi="Consolas" w:hint="eastAsia"/>
                                </w:rPr>
                                <w:t xml:space="preserve">sudo </w:t>
                              </w:r>
                              <w:proofErr w:type="spellStart"/>
                              <w:r>
                                <w:rPr>
                                  <w:rFonts w:ascii="Consolas" w:hAnsi="Consolas" w:hint="eastAsia"/>
                                </w:rPr>
                                <w:t>chmod</w:t>
                              </w:r>
                              <w:proofErr w:type="spellEnd"/>
                              <w:r>
                                <w:rPr>
                                  <w:rFonts w:ascii="Consolas" w:hAnsi="Consolas" w:hint="eastAsia"/>
                                </w:rPr>
                                <w:t xml:space="preserve"> +x </w:t>
                              </w:r>
                            </w:ins>
                            <w:ins w:id="34" w:author="elvis_ting 丁士珉" w:date="2025-05-15T17:23:00Z" w16du:dateUtc="2025-05-15T09:23:00Z">
                              <w:r w:rsidR="008640E7">
                                <w:rPr>
                                  <w:rFonts w:ascii="Consolas" w:hAnsi="Consolas" w:hint="eastAsia"/>
                                </w:rPr>
                                <w:t>./</w:t>
                              </w:r>
                            </w:ins>
                            <w:ins w:id="35" w:author="elvis_ting 丁士珉" w:date="2025-05-15T17:19:00Z" w16du:dateUtc="2025-05-15T09:19:00Z">
                              <w:r>
                                <w:rPr>
                                  <w:rFonts w:ascii="Consolas" w:hAnsi="Consolas" w:hint="eastAsia"/>
                                </w:rPr>
                                <w:t>velero</w:t>
                              </w:r>
                            </w:ins>
                          </w:p>
                          <w:p w14:paraId="30EDA2D4" w14:textId="6E537ECB" w:rsidR="008D185C" w:rsidRDefault="008D185C" w:rsidP="003D3204">
                            <w:pPr>
                              <w:rPr>
                                <w:ins w:id="36" w:author="elvis_ting 丁士珉" w:date="2025-05-15T17:20:00Z" w16du:dateUtc="2025-05-15T09:20:00Z"/>
                                <w:rFonts w:ascii="Consolas" w:hAnsi="Consolas"/>
                              </w:rPr>
                            </w:pPr>
                          </w:p>
                          <w:p w14:paraId="2F3A7AE5" w14:textId="21DC3681" w:rsidR="005236B4" w:rsidRDefault="00C3758A" w:rsidP="003D3204">
                            <w:pPr>
                              <w:rPr>
                                <w:ins w:id="37" w:author="elvis_ting 丁士珉" w:date="2025-05-15T17:16:00Z" w16du:dateUtc="2025-05-15T09:16:00Z"/>
                                <w:rFonts w:ascii="Consolas" w:hAnsi="Consolas"/>
                              </w:rPr>
                            </w:pPr>
                            <w:ins w:id="38" w:author="elvis_ting 丁士珉" w:date="2025-05-16T09:35:00Z" w16du:dateUtc="2025-05-16T01:35:00Z">
                              <w:r>
                                <w:rPr>
                                  <w:rFonts w:ascii="Consolas" w:hAnsi="Consolas" w:hint="eastAsia"/>
                                </w:rPr>
                                <w:t xml:space="preserve">### </w:t>
                              </w:r>
                            </w:ins>
                            <w:ins w:id="39" w:author="elvis_ting 丁士珉" w:date="2025-05-15T17:20:00Z" w16du:dateUtc="2025-05-15T09:20:00Z">
                              <w:r w:rsidR="005236B4">
                                <w:rPr>
                                  <w:rFonts w:ascii="Consolas" w:hAnsi="Consolas" w:hint="eastAsia"/>
                                </w:rPr>
                                <w:t>如果不想要每次執行指令都要</w:t>
                              </w:r>
                            </w:ins>
                            <w:ins w:id="40" w:author="elvis_ting 丁士珉" w:date="2025-05-15T17:22:00Z" w16du:dateUtc="2025-05-15T09:22:00Z">
                              <w:r w:rsidR="007A68FA">
                                <w:rPr>
                                  <w:rFonts w:ascii="Consolas" w:hAnsi="Consolas" w:hint="eastAsia"/>
                                </w:rPr>
                                <w:t>進入</w:t>
                              </w:r>
                            </w:ins>
                            <w:ins w:id="41" w:author="elvis_ting 丁士珉" w:date="2025-05-15T17:20:00Z" w16du:dateUtc="2025-05-15T09:20:00Z">
                              <w:r w:rsidR="005236B4">
                                <w:rPr>
                                  <w:rFonts w:ascii="Consolas" w:hAnsi="Consolas" w:hint="eastAsia"/>
                                </w:rPr>
                                <w:t>這個資料夾，</w:t>
                              </w:r>
                            </w:ins>
                            <w:ins w:id="42" w:author="elvis_ting 丁士珉" w:date="2025-05-15T17:22:00Z" w16du:dateUtc="2025-05-15T09:22:00Z">
                              <w:r w:rsidR="007A68FA">
                                <w:rPr>
                                  <w:rFonts w:ascii="Consolas" w:hAnsi="Consolas" w:hint="eastAsia"/>
                                </w:rPr>
                                <w:t>可以</w:t>
                              </w:r>
                            </w:ins>
                            <w:ins w:id="43" w:author="elvis_ting 丁士珉" w:date="2025-05-15T17:20:00Z" w16du:dateUtc="2025-05-15T09:20:00Z">
                              <w:r w:rsidR="005236B4">
                                <w:rPr>
                                  <w:rFonts w:ascii="Consolas" w:hAnsi="Consolas" w:hint="eastAsia"/>
                                </w:rPr>
                                <w:t>將</w:t>
                              </w:r>
                              <w:r w:rsidR="005236B4">
                                <w:rPr>
                                  <w:rFonts w:ascii="Consolas" w:hAnsi="Consolas" w:hint="eastAsia"/>
                                </w:rPr>
                                <w:t>velero</w:t>
                              </w:r>
                              <w:r w:rsidR="005236B4">
                                <w:rPr>
                                  <w:rFonts w:ascii="Consolas" w:hAnsi="Consolas" w:hint="eastAsia"/>
                                </w:rPr>
                                <w:t>檔案複製到</w:t>
                              </w:r>
                              <w:r w:rsidR="005236B4">
                                <w:rPr>
                                  <w:rFonts w:ascii="Consolas" w:hAnsi="Consolas" w:hint="eastAsia"/>
                                </w:rPr>
                                <w:t>PATH</w:t>
                              </w:r>
                              <w:r w:rsidR="005236B4">
                                <w:rPr>
                                  <w:rFonts w:ascii="Consolas" w:hAnsi="Consolas" w:hint="eastAsia"/>
                                </w:rPr>
                                <w:t>底下：</w:t>
                              </w:r>
                            </w:ins>
                          </w:p>
                          <w:p w14:paraId="4BE0FEBE" w14:textId="75FF4E95" w:rsidR="00735B8E" w:rsidRDefault="00D6326F" w:rsidP="003D3204">
                            <w:pPr>
                              <w:rPr>
                                <w:ins w:id="44" w:author="elvis_ting 丁士珉" w:date="2025-05-16T09:26:00Z" w16du:dateUtc="2025-05-16T01:26:00Z"/>
                                <w:rFonts w:ascii="Consolas" w:hAnsi="Consolas"/>
                              </w:rPr>
                            </w:pPr>
                            <w:ins w:id="45" w:author="elvis_ting 丁士珉" w:date="2025-05-15T17:17:00Z" w16du:dateUtc="2025-05-15T09:17:00Z">
                              <w:r>
                                <w:rPr>
                                  <w:rFonts w:ascii="Consolas" w:hAnsi="Consolas" w:hint="eastAsia"/>
                                </w:rPr>
                                <w:t>s</w:t>
                              </w:r>
                            </w:ins>
                            <w:ins w:id="46" w:author="elvis_ting 丁士珉" w:date="2025-05-15T17:16:00Z" w16du:dateUtc="2025-05-15T09:16:00Z">
                              <w:r>
                                <w:rPr>
                                  <w:rFonts w:ascii="Consolas" w:hAnsi="Consolas" w:hint="eastAsia"/>
                                </w:rPr>
                                <w:t xml:space="preserve">udo cp </w:t>
                              </w:r>
                            </w:ins>
                            <w:ins w:id="47" w:author="elvis_ting 丁士珉" w:date="2025-05-15T17:22:00Z" w16du:dateUtc="2025-05-15T09:22:00Z">
                              <w:r w:rsidR="00292574">
                                <w:rPr>
                                  <w:rFonts w:ascii="Consolas" w:hAnsi="Consolas" w:hint="eastAsia"/>
                                </w:rPr>
                                <w:t>./</w:t>
                              </w:r>
                            </w:ins>
                            <w:ins w:id="48" w:author="elvis_ting 丁士珉" w:date="2025-05-15T17:17:00Z" w16du:dateUtc="2025-05-15T09:17:00Z">
                              <w:r w:rsidR="00C21ECF">
                                <w:rPr>
                                  <w:rFonts w:ascii="Consolas" w:hAnsi="Consolas" w:hint="eastAsia"/>
                                </w:rPr>
                                <w:t xml:space="preserve">velero </w:t>
                              </w:r>
                              <w:r w:rsidR="00C21ECF" w:rsidRPr="00C21ECF">
                                <w:rPr>
                                  <w:rFonts w:ascii="Consolas" w:hAnsi="Consolas"/>
                                </w:rPr>
                                <w:t>/</w:t>
                              </w:r>
                              <w:proofErr w:type="spellStart"/>
                              <w:r w:rsidR="00C21ECF" w:rsidRPr="00C21ECF">
                                <w:rPr>
                                  <w:rFonts w:ascii="Consolas" w:hAnsi="Consolas"/>
                                </w:rPr>
                                <w:t>usr</w:t>
                              </w:r>
                              <w:proofErr w:type="spellEnd"/>
                              <w:r w:rsidR="00C21ECF" w:rsidRPr="00C21ECF">
                                <w:rPr>
                                  <w:rFonts w:ascii="Consolas" w:hAnsi="Consolas"/>
                                </w:rPr>
                                <w:t>/local/bin/</w:t>
                              </w:r>
                            </w:ins>
                          </w:p>
                          <w:p w14:paraId="7C39643A" w14:textId="377BD119" w:rsidR="00F632CD" w:rsidRPr="00F632CD" w:rsidRDefault="00C3758A" w:rsidP="003D3204">
                            <w:pPr>
                              <w:rPr>
                                <w:rFonts w:ascii="Consolas" w:hAnsi="Consolas"/>
                              </w:rPr>
                            </w:pPr>
                            <w:ins w:id="49" w:author="elvis_ting 丁士珉" w:date="2025-05-16T09:35:00Z" w16du:dateUtc="2025-05-16T01:35:00Z">
                              <w:r>
                                <w:rPr>
                                  <w:rFonts w:ascii="Consolas" w:hAnsi="Consolas" w:hint="eastAsia"/>
                                </w:rPr>
                                <w:t xml:space="preserve">### </w:t>
                              </w:r>
                            </w:ins>
                            <w:ins w:id="50" w:author="elvis_ting 丁士珉" w:date="2025-05-16T09:26:00Z" w16du:dateUtc="2025-05-16T01:26:00Z">
                              <w:r w:rsidR="00CE528F">
                                <w:rPr>
                                  <w:rFonts w:ascii="Consolas" w:hAnsi="Consolas" w:hint="eastAsia"/>
                                </w:rPr>
                                <w:t>複製到</w:t>
                              </w:r>
                              <w:r w:rsidR="00CE528F">
                                <w:rPr>
                                  <w:rFonts w:ascii="Consolas" w:hAnsi="Consolas" w:hint="eastAsia"/>
                                </w:rPr>
                                <w:t>PATH</w:t>
                              </w:r>
                              <w:r w:rsidR="00CE528F">
                                <w:rPr>
                                  <w:rFonts w:ascii="Consolas" w:hAnsi="Consolas" w:hint="eastAsia"/>
                                </w:rPr>
                                <w:t>之後，</w:t>
                              </w:r>
                            </w:ins>
                            <w:ins w:id="51" w:author="elvis_ting 丁士珉" w:date="2025-05-16T09:27:00Z" w16du:dateUtc="2025-05-16T01:27:00Z">
                              <w:r w:rsidR="00D41C48">
                                <w:rPr>
                                  <w:rFonts w:ascii="Consolas" w:hAnsi="Consolas" w:hint="eastAsia"/>
                                </w:rPr>
                                <w:t>下面的安裝或移除</w:t>
                              </w:r>
                            </w:ins>
                            <w:ins w:id="52" w:author="elvis_ting 丁士珉" w:date="2025-05-16T09:26:00Z" w16du:dateUtc="2025-05-16T01:26:00Z">
                              <w:r w:rsidR="00CE528F">
                                <w:rPr>
                                  <w:rFonts w:ascii="Consolas" w:hAnsi="Consolas" w:hint="eastAsia"/>
                                </w:rPr>
                                <w:t>velero</w:t>
                              </w:r>
                              <w:r w:rsidR="00CE528F">
                                <w:rPr>
                                  <w:rFonts w:ascii="Consolas" w:hAnsi="Consolas" w:hint="eastAsia"/>
                                </w:rPr>
                                <w:t>指令</w:t>
                              </w:r>
                            </w:ins>
                            <w:ins w:id="53" w:author="elvis_ting 丁士珉" w:date="2025-05-16T09:27:00Z" w16du:dateUtc="2025-05-16T01:27:00Z">
                              <w:r w:rsidR="00EB28D0">
                                <w:rPr>
                                  <w:rFonts w:ascii="Consolas" w:hAnsi="Consolas" w:hint="eastAsia"/>
                                </w:rPr>
                                <w:t>，</w:t>
                              </w:r>
                            </w:ins>
                            <w:ins w:id="54" w:author="elvis_ting 丁士珉" w:date="2025-05-16T09:26:00Z" w16du:dateUtc="2025-05-16T01:26:00Z">
                              <w:r w:rsidR="00CE528F">
                                <w:rPr>
                                  <w:rFonts w:ascii="Consolas" w:hAnsi="Consolas" w:hint="eastAsia"/>
                                </w:rPr>
                                <w:t>開頭的</w:t>
                              </w:r>
                              <w:r w:rsidR="00CE528F">
                                <w:rPr>
                                  <w:rFonts w:ascii="Consolas" w:hAnsi="Consolas"/>
                                </w:rPr>
                                <w:t>”</w:t>
                              </w:r>
                              <w:r w:rsidR="00CE528F">
                                <w:rPr>
                                  <w:rFonts w:ascii="Consolas" w:hAnsi="Consolas" w:hint="eastAsia"/>
                                </w:rPr>
                                <w:t>./</w:t>
                              </w:r>
                              <w:r w:rsidR="00CE528F">
                                <w:rPr>
                                  <w:rFonts w:ascii="Consolas" w:hAnsi="Consolas"/>
                                </w:rPr>
                                <w:t>”</w:t>
                              </w:r>
                              <w:r w:rsidR="00CE528F">
                                <w:rPr>
                                  <w:rFonts w:ascii="Consolas" w:hAnsi="Consolas" w:hint="eastAsia"/>
                                </w:rPr>
                                <w:t>可以去掉</w:t>
                              </w:r>
                            </w:ins>
                            <w:ins w:id="55" w:author="elvis_ting 丁士珉" w:date="2025-05-16T09:27:00Z" w16du:dateUtc="2025-05-16T01:27:00Z">
                              <w:r w:rsidR="00EB28D0">
                                <w:rPr>
                                  <w:rFonts w:ascii="Consolas" w:hAnsi="Consolas" w:hint="eastAsia"/>
                                </w:rPr>
                                <w:t>。</w:t>
                              </w:r>
                            </w:ins>
                          </w:p>
                        </w:txbxContent>
                      </wps:txbx>
                      <wps:bodyPr rot="0" vert="horz" wrap="square" lIns="91440" tIns="45720" rIns="91440" bIns="45720" anchor="t" anchorCtr="0">
                        <a:spAutoFit/>
                      </wps:bodyPr>
                    </wps:wsp>
                  </a:graphicData>
                </a:graphic>
              </wp:inline>
            </w:drawing>
          </mc:Choice>
          <mc:Fallback>
            <w:pict>
              <v:shapetype w14:anchorId="7CAAB972" id="_x0000_t202" coordsize="21600,21600" o:spt="202" path="m,l,21600r21600,l21600,xe">
                <v:stroke joinstyle="miter"/>
                <v:path gradientshapeok="t" o:connecttype="rect"/>
              </v:shapetype>
              <v:shape id="文字方塊 2" o:spid="_x0000_s1026"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Yn3JQIAAEMEAAAOAAAAZHJzL2Uyb0RvYy54bWysU92u0zAMvkfiHaLcs3ZVN86qdUeHHYaQ&#10;Dj/SgQdI07SNSOOQZGvH0+Ok+ztwh8hFFMf2Z/uzvb4fe0UOwjoJuqTzWUqJ0BxqqduSfv+2e3NH&#10;ifNM10yBFiU9CkfvN69frQdTiAw6ULWwBEG0KwZT0s57UySJ453omZuBERqVDdieeRRtm9SWDYje&#10;qyRL02UygK2NBS6cw9/HSUk3Eb9pBPdfmsYJT1RJMTcfbxvvKtzJZs2K1jLTSX5Kg/1DFj2TGoNe&#10;oB6ZZ2Rv5V9QveQWHDR+xqFPoGkkF7EGrGae/lHNc8eMiLUgOc5caHL/D5Z/Pjybr5b48R2M2MBY&#10;hDNPwH84omHbMd2KB2th6ASrMfA8UJYMxhUn10C1K1wAqYZPUGOT2d5DBBob2wdWsE6C6NiA44V0&#10;MXrC8XORLZerPKeEo26ep/kyi21JWHF2N9b5DwJ6Eh4ltdjVCM8OT86HdFhxNgnRHChZ76RSUQiT&#10;JLbKkgPDGajaLLqqfY+5Tn+rFE8sC33P5hH1BZLSZCjpapEtJpJeRLFtdYkR4K6At2a99DjtSvYl&#10;vbsYsSJQ+17XcRY9k2p6Y1VKn7gO9E5E+7Ea0TBwXkF9RNYtTFONW4iPDuwvSgac6JK6n3tmBSXq&#10;o8bOreZ5HlYgCvniLdJM7K2mutUwzRGqpJ6S6bn1cW0ip+YBO7yTkftrJqdccVIjeaetCqtwK0er&#10;6+5vfgMAAP//AwBQSwMEFAAGAAgAAAAhAILZqX/cAAAABQEAAA8AAABkcnMvZG93bnJldi54bWxM&#10;j81qwzAQhO+FvIPYQG+NHBFK6nodSn8ovTQkae6KtbGNpZWxlMR9+6q9NJeFYYaZb4vV6Kw40xBa&#10;zwjzWQaCuPKm5Rrha/d2twQRomajrWdC+KYAq3JyU+jc+Atv6LyNtUglHHKN0MTY51KGqiGnw8z3&#10;xMk7+sHpmORQSzPoSyp3Vqosu5dOt5wWGt3Tc0NVtz05hP07v65t15nN4uPT+5dw3O/MGvF2Oj49&#10;gog0xv8w/OIndCgT08Gf2ARhEdIj8e8mb6keFiAOCErNFciykNf05Q8AAAD//wMAUEsBAi0AFAAG&#10;AAgAAAAhALaDOJL+AAAA4QEAABMAAAAAAAAAAAAAAAAAAAAAAFtDb250ZW50X1R5cGVzXS54bWxQ&#10;SwECLQAUAAYACAAAACEAOP0h/9YAAACUAQAACwAAAAAAAAAAAAAAAAAvAQAAX3JlbHMvLnJlbHNQ&#10;SwECLQAUAAYACAAAACEAOGmJ9yUCAABDBAAADgAAAAAAAAAAAAAAAAAuAgAAZHJzL2Uyb0RvYy54&#10;bWxQSwECLQAUAAYACAAAACEAgtmpf9wAAAAFAQAADwAAAAAAAAAAAAAAAAB/BAAAZHJzL2Rvd25y&#10;ZXYueG1sUEsFBgAAAAAEAAQA8wAAAIgFAAAAAA==&#10;" fillcolor="#cfcdcd [2894]">
                <v:textbox style="mso-fit-shape-to-text:t">
                  <w:txbxContent>
                    <w:p w14:paraId="3B028570" w14:textId="27BD3A31" w:rsidR="00F632CD" w:rsidRDefault="00F632CD" w:rsidP="003D3204">
                      <w:pPr>
                        <w:rPr>
                          <w:rFonts w:ascii="Consolas" w:hAnsi="Consolas"/>
                        </w:rPr>
                      </w:pPr>
                      <w:proofErr w:type="spellStart"/>
                      <w:r w:rsidRPr="00F632CD">
                        <w:rPr>
                          <w:rFonts w:ascii="Consolas" w:hAnsi="Consolas"/>
                        </w:rPr>
                        <w:t>wget</w:t>
                      </w:r>
                      <w:proofErr w:type="spellEnd"/>
                      <w:r w:rsidRPr="00F632CD">
                        <w:rPr>
                          <w:rFonts w:ascii="Consolas" w:hAnsi="Consolas"/>
                        </w:rPr>
                        <w:t xml:space="preserve"> </w:t>
                      </w:r>
                      <w:hyperlink r:id="rId12" w:history="1">
                        <w:r w:rsidRPr="00FD1F5D">
                          <w:rPr>
                            <w:rStyle w:val="a8"/>
                            <w:rFonts w:ascii="Consolas" w:hAnsi="Consolas"/>
                          </w:rPr>
                          <w:t>https://github.com/vmware-tanzu/velero/releases/download/v1.15.0/velero-v1.15.0-linux-amd64.tar.gz</w:t>
                        </w:r>
                      </w:hyperlink>
                    </w:p>
                    <w:p w14:paraId="1D766424" w14:textId="77777777" w:rsidR="00C946CD" w:rsidRDefault="00C946CD" w:rsidP="003D3204">
                      <w:pPr>
                        <w:rPr>
                          <w:rFonts w:ascii="Consolas" w:hAnsi="Consolas"/>
                        </w:rPr>
                      </w:pPr>
                    </w:p>
                    <w:p w14:paraId="60C4E21B" w14:textId="3DD9B893" w:rsidR="00F632CD" w:rsidRDefault="00DA5C11" w:rsidP="003D3204">
                      <w:pPr>
                        <w:rPr>
                          <w:ins w:id="56" w:author="elvis_ting 丁士珉" w:date="2025-05-15T17:08:00Z" w16du:dateUtc="2025-05-15T09:08:00Z"/>
                          <w:rFonts w:ascii="Consolas" w:hAnsi="Consolas"/>
                        </w:rPr>
                      </w:pPr>
                      <w:r w:rsidRPr="00DA5C11">
                        <w:rPr>
                          <w:rFonts w:ascii="Consolas" w:hAnsi="Consolas"/>
                        </w:rPr>
                        <w:t>tar -</w:t>
                      </w:r>
                      <w:proofErr w:type="spellStart"/>
                      <w:r w:rsidRPr="00DA5C11">
                        <w:rPr>
                          <w:rFonts w:ascii="Consolas" w:hAnsi="Consolas"/>
                        </w:rPr>
                        <w:t>xvf</w:t>
                      </w:r>
                      <w:proofErr w:type="spellEnd"/>
                      <w:r w:rsidRPr="00DA5C11">
                        <w:rPr>
                          <w:rFonts w:ascii="Consolas" w:hAnsi="Consolas"/>
                        </w:rPr>
                        <w:t xml:space="preserve"> velero-v1.15.0-linux-amd64.tar.gz</w:t>
                      </w:r>
                    </w:p>
                    <w:p w14:paraId="2BB1E1BC" w14:textId="14ECBBE3" w:rsidR="00294525" w:rsidRDefault="00C3758A" w:rsidP="003D3204">
                      <w:pPr>
                        <w:rPr>
                          <w:ins w:id="57" w:author="elvis_ting 丁士珉" w:date="2025-05-15T17:16:00Z" w16du:dateUtc="2025-05-15T09:16:00Z"/>
                          <w:rFonts w:ascii="Consolas" w:hAnsi="Consolas"/>
                        </w:rPr>
                      </w:pPr>
                      <w:ins w:id="58" w:author="elvis_ting 丁士珉" w:date="2025-05-16T09:35:00Z" w16du:dateUtc="2025-05-16T01:35:00Z">
                        <w:r>
                          <w:rPr>
                            <w:rFonts w:ascii="Consolas" w:hAnsi="Consolas" w:hint="eastAsia"/>
                          </w:rPr>
                          <w:t xml:space="preserve">### </w:t>
                        </w:r>
                      </w:ins>
                      <w:ins w:id="59" w:author="elvis_ting 丁士珉" w:date="2025-05-15T17:08:00Z" w16du:dateUtc="2025-05-15T09:08:00Z">
                        <w:r w:rsidR="00AE69F0">
                          <w:rPr>
                            <w:rFonts w:ascii="Consolas" w:hAnsi="Consolas" w:hint="eastAsia"/>
                          </w:rPr>
                          <w:t>會</w:t>
                        </w:r>
                      </w:ins>
                      <w:ins w:id="60" w:author="elvis_ting 丁士珉" w:date="2025-05-15T17:09:00Z" w16du:dateUtc="2025-05-15T09:09:00Z">
                        <w:r w:rsidR="00294525">
                          <w:rPr>
                            <w:rFonts w:ascii="Consolas" w:hAnsi="Consolas" w:hint="eastAsia"/>
                          </w:rPr>
                          <w:t>將</w:t>
                        </w:r>
                      </w:ins>
                      <w:ins w:id="61" w:author="elvis_ting 丁士珉" w:date="2025-05-15T17:10:00Z" w16du:dateUtc="2025-05-15T09:10:00Z">
                        <w:r w:rsidR="009F5BFB">
                          <w:rPr>
                            <w:rFonts w:ascii="Consolas" w:hAnsi="Consolas" w:hint="eastAsia"/>
                          </w:rPr>
                          <w:t>velero</w:t>
                        </w:r>
                        <w:r w:rsidR="009F5BFB">
                          <w:rPr>
                            <w:rFonts w:ascii="Consolas" w:hAnsi="Consolas" w:hint="eastAsia"/>
                          </w:rPr>
                          <w:t>指令執行檔</w:t>
                        </w:r>
                      </w:ins>
                      <w:ins w:id="62" w:author="elvis_ting 丁士珉" w:date="2025-05-15T17:08:00Z" w16du:dateUtc="2025-05-15T09:08:00Z">
                        <w:r w:rsidR="00AE69F0">
                          <w:rPr>
                            <w:rFonts w:ascii="Consolas" w:hAnsi="Consolas" w:hint="eastAsia"/>
                          </w:rPr>
                          <w:t>解壓縮到</w:t>
                        </w:r>
                      </w:ins>
                      <w:ins w:id="63" w:author="elvis_ting 丁士珉" w:date="2025-05-15T17:09:00Z" w16du:dateUtc="2025-05-15T09:09:00Z">
                        <w:r w:rsidR="00294525" w:rsidRPr="00C946CD">
                          <w:rPr>
                            <w:rFonts w:ascii="Consolas" w:hAnsi="Consolas"/>
                          </w:rPr>
                          <w:t>velero-v1.15.0-linux-amd64</w:t>
                        </w:r>
                        <w:r w:rsidR="00294525">
                          <w:rPr>
                            <w:rFonts w:ascii="Consolas" w:hAnsi="Consolas" w:hint="eastAsia"/>
                          </w:rPr>
                          <w:t>資料夾當中</w:t>
                        </w:r>
                      </w:ins>
                      <w:ins w:id="64" w:author="elvis_ting 丁士珉" w:date="2025-05-15T17:10:00Z" w16du:dateUtc="2025-05-15T09:10:00Z">
                        <w:r w:rsidR="00294525">
                          <w:rPr>
                            <w:rFonts w:ascii="Consolas" w:hAnsi="Consolas" w:hint="eastAsia"/>
                          </w:rPr>
                          <w:t>，</w:t>
                        </w:r>
                      </w:ins>
                      <w:ins w:id="65" w:author="elvis_ting 丁士珉" w:date="2025-05-15T17:09:00Z" w16du:dateUtc="2025-05-15T09:09:00Z">
                        <w:r w:rsidR="00294525">
                          <w:rPr>
                            <w:rFonts w:ascii="Consolas" w:hAnsi="Consolas" w:hint="eastAsia"/>
                          </w:rPr>
                          <w:t>使用</w:t>
                        </w:r>
                      </w:ins>
                      <w:ins w:id="66" w:author="elvis_ting 丁士珉" w:date="2025-05-15T17:10:00Z" w16du:dateUtc="2025-05-15T09:10:00Z">
                        <w:r w:rsidR="009F5BFB">
                          <w:rPr>
                            <w:rFonts w:ascii="Consolas" w:hAnsi="Consolas" w:hint="eastAsia"/>
                          </w:rPr>
                          <w:t>velero</w:t>
                        </w:r>
                      </w:ins>
                      <w:ins w:id="67" w:author="elvis_ting 丁士珉" w:date="2025-05-15T17:09:00Z" w16du:dateUtc="2025-05-15T09:09:00Z">
                        <w:r w:rsidR="00294525">
                          <w:rPr>
                            <w:rFonts w:ascii="Consolas" w:hAnsi="Consolas" w:hint="eastAsia"/>
                          </w:rPr>
                          <w:t>指令前要進入資料夾</w:t>
                        </w:r>
                      </w:ins>
                      <w:ins w:id="68" w:author="elvis_ting 丁士珉" w:date="2025-05-15T17:21:00Z" w16du:dateUtc="2025-05-15T09:21:00Z">
                        <w:r w:rsidR="00016E53">
                          <w:rPr>
                            <w:rFonts w:ascii="Consolas" w:hAnsi="Consolas" w:hint="eastAsia"/>
                          </w:rPr>
                          <w:t>：</w:t>
                        </w:r>
                      </w:ins>
                    </w:p>
                    <w:p w14:paraId="4C9B434F" w14:textId="1927CBF2" w:rsidR="008D185C" w:rsidRDefault="008D185C" w:rsidP="003D3204">
                      <w:pPr>
                        <w:rPr>
                          <w:ins w:id="69" w:author="elvis_ting 丁士珉" w:date="2025-05-15T17:19:00Z" w16du:dateUtc="2025-05-15T09:19:00Z"/>
                          <w:rFonts w:ascii="Consolas" w:hAnsi="Consolas"/>
                        </w:rPr>
                      </w:pPr>
                      <w:ins w:id="70" w:author="elvis_ting 丁士珉" w:date="2025-05-15T17:16:00Z" w16du:dateUtc="2025-05-15T09:16:00Z">
                        <w:r>
                          <w:rPr>
                            <w:rFonts w:ascii="Consolas" w:hAnsi="Consolas" w:hint="eastAsia"/>
                          </w:rPr>
                          <w:t xml:space="preserve">cd </w:t>
                        </w:r>
                        <w:r w:rsidRPr="00C946CD">
                          <w:rPr>
                            <w:rFonts w:ascii="Consolas" w:hAnsi="Consolas"/>
                          </w:rPr>
                          <w:t>velero-v1.15.0-linux-amd64</w:t>
                        </w:r>
                      </w:ins>
                    </w:p>
                    <w:p w14:paraId="4702B7B8" w14:textId="77777777" w:rsidR="005236B4" w:rsidRDefault="005236B4" w:rsidP="003D3204">
                      <w:pPr>
                        <w:rPr>
                          <w:ins w:id="71" w:author="elvis_ting 丁士珉" w:date="2025-05-15T17:20:00Z" w16du:dateUtc="2025-05-15T09:20:00Z"/>
                          <w:rFonts w:ascii="Consolas" w:hAnsi="Consolas"/>
                        </w:rPr>
                      </w:pPr>
                    </w:p>
                    <w:p w14:paraId="1462F49B" w14:textId="0D4A7AA1" w:rsidR="005236B4" w:rsidRDefault="00C3758A" w:rsidP="003D3204">
                      <w:pPr>
                        <w:rPr>
                          <w:ins w:id="72" w:author="elvis_ting 丁士珉" w:date="2025-05-15T17:19:00Z" w16du:dateUtc="2025-05-15T09:19:00Z"/>
                          <w:rFonts w:ascii="Consolas" w:hAnsi="Consolas"/>
                        </w:rPr>
                      </w:pPr>
                      <w:ins w:id="73" w:author="elvis_ting 丁士珉" w:date="2025-05-16T09:35:00Z" w16du:dateUtc="2025-05-16T01:35:00Z">
                        <w:r>
                          <w:rPr>
                            <w:rFonts w:ascii="Consolas" w:hAnsi="Consolas" w:hint="eastAsia"/>
                          </w:rPr>
                          <w:t xml:space="preserve">### </w:t>
                        </w:r>
                      </w:ins>
                      <w:ins w:id="74" w:author="elvis_ting 丁士珉" w:date="2025-05-15T17:19:00Z" w16du:dateUtc="2025-05-15T09:19:00Z">
                        <w:r w:rsidR="005236B4">
                          <w:rPr>
                            <w:rFonts w:ascii="Consolas" w:hAnsi="Consolas" w:hint="eastAsia"/>
                          </w:rPr>
                          <w:t>如果</w:t>
                        </w:r>
                        <w:r w:rsidR="005236B4">
                          <w:rPr>
                            <w:rFonts w:ascii="Consolas" w:hAnsi="Consolas" w:hint="eastAsia"/>
                          </w:rPr>
                          <w:t>velero</w:t>
                        </w:r>
                        <w:r w:rsidR="005236B4">
                          <w:rPr>
                            <w:rFonts w:ascii="Consolas" w:hAnsi="Consolas" w:hint="eastAsia"/>
                          </w:rPr>
                          <w:t>沒有執行權限：</w:t>
                        </w:r>
                      </w:ins>
                    </w:p>
                    <w:p w14:paraId="0D2102E4" w14:textId="1BEA1E4F" w:rsidR="005236B4" w:rsidRDefault="005236B4" w:rsidP="003D3204">
                      <w:pPr>
                        <w:rPr>
                          <w:ins w:id="75" w:author="elvis_ting 丁士珉" w:date="2025-05-15T17:19:00Z" w16du:dateUtc="2025-05-15T09:19:00Z"/>
                          <w:rFonts w:ascii="Consolas" w:hAnsi="Consolas"/>
                        </w:rPr>
                      </w:pPr>
                      <w:ins w:id="76" w:author="elvis_ting 丁士珉" w:date="2025-05-15T17:19:00Z" w16du:dateUtc="2025-05-15T09:19:00Z">
                        <w:r>
                          <w:rPr>
                            <w:rFonts w:ascii="Consolas" w:hAnsi="Consolas" w:hint="eastAsia"/>
                          </w:rPr>
                          <w:t xml:space="preserve">sudo </w:t>
                        </w:r>
                        <w:proofErr w:type="spellStart"/>
                        <w:r>
                          <w:rPr>
                            <w:rFonts w:ascii="Consolas" w:hAnsi="Consolas" w:hint="eastAsia"/>
                          </w:rPr>
                          <w:t>chmod</w:t>
                        </w:r>
                        <w:proofErr w:type="spellEnd"/>
                        <w:r>
                          <w:rPr>
                            <w:rFonts w:ascii="Consolas" w:hAnsi="Consolas" w:hint="eastAsia"/>
                          </w:rPr>
                          <w:t xml:space="preserve"> +x </w:t>
                        </w:r>
                      </w:ins>
                      <w:ins w:id="77" w:author="elvis_ting 丁士珉" w:date="2025-05-15T17:23:00Z" w16du:dateUtc="2025-05-15T09:23:00Z">
                        <w:r w:rsidR="008640E7">
                          <w:rPr>
                            <w:rFonts w:ascii="Consolas" w:hAnsi="Consolas" w:hint="eastAsia"/>
                          </w:rPr>
                          <w:t>./</w:t>
                        </w:r>
                      </w:ins>
                      <w:ins w:id="78" w:author="elvis_ting 丁士珉" w:date="2025-05-15T17:19:00Z" w16du:dateUtc="2025-05-15T09:19:00Z">
                        <w:r>
                          <w:rPr>
                            <w:rFonts w:ascii="Consolas" w:hAnsi="Consolas" w:hint="eastAsia"/>
                          </w:rPr>
                          <w:t>velero</w:t>
                        </w:r>
                      </w:ins>
                    </w:p>
                    <w:p w14:paraId="30EDA2D4" w14:textId="6E537ECB" w:rsidR="008D185C" w:rsidRDefault="008D185C" w:rsidP="003D3204">
                      <w:pPr>
                        <w:rPr>
                          <w:ins w:id="79" w:author="elvis_ting 丁士珉" w:date="2025-05-15T17:20:00Z" w16du:dateUtc="2025-05-15T09:20:00Z"/>
                          <w:rFonts w:ascii="Consolas" w:hAnsi="Consolas"/>
                        </w:rPr>
                      </w:pPr>
                    </w:p>
                    <w:p w14:paraId="2F3A7AE5" w14:textId="21DC3681" w:rsidR="005236B4" w:rsidRDefault="00C3758A" w:rsidP="003D3204">
                      <w:pPr>
                        <w:rPr>
                          <w:ins w:id="80" w:author="elvis_ting 丁士珉" w:date="2025-05-15T17:16:00Z" w16du:dateUtc="2025-05-15T09:16:00Z"/>
                          <w:rFonts w:ascii="Consolas" w:hAnsi="Consolas"/>
                        </w:rPr>
                      </w:pPr>
                      <w:ins w:id="81" w:author="elvis_ting 丁士珉" w:date="2025-05-16T09:35:00Z" w16du:dateUtc="2025-05-16T01:35:00Z">
                        <w:r>
                          <w:rPr>
                            <w:rFonts w:ascii="Consolas" w:hAnsi="Consolas" w:hint="eastAsia"/>
                          </w:rPr>
                          <w:t xml:space="preserve">### </w:t>
                        </w:r>
                      </w:ins>
                      <w:ins w:id="82" w:author="elvis_ting 丁士珉" w:date="2025-05-15T17:20:00Z" w16du:dateUtc="2025-05-15T09:20:00Z">
                        <w:r w:rsidR="005236B4">
                          <w:rPr>
                            <w:rFonts w:ascii="Consolas" w:hAnsi="Consolas" w:hint="eastAsia"/>
                          </w:rPr>
                          <w:t>如果不想要每次執行指令都要</w:t>
                        </w:r>
                      </w:ins>
                      <w:ins w:id="83" w:author="elvis_ting 丁士珉" w:date="2025-05-15T17:22:00Z" w16du:dateUtc="2025-05-15T09:22:00Z">
                        <w:r w:rsidR="007A68FA">
                          <w:rPr>
                            <w:rFonts w:ascii="Consolas" w:hAnsi="Consolas" w:hint="eastAsia"/>
                          </w:rPr>
                          <w:t>進入</w:t>
                        </w:r>
                      </w:ins>
                      <w:ins w:id="84" w:author="elvis_ting 丁士珉" w:date="2025-05-15T17:20:00Z" w16du:dateUtc="2025-05-15T09:20:00Z">
                        <w:r w:rsidR="005236B4">
                          <w:rPr>
                            <w:rFonts w:ascii="Consolas" w:hAnsi="Consolas" w:hint="eastAsia"/>
                          </w:rPr>
                          <w:t>這個資料夾，</w:t>
                        </w:r>
                      </w:ins>
                      <w:ins w:id="85" w:author="elvis_ting 丁士珉" w:date="2025-05-15T17:22:00Z" w16du:dateUtc="2025-05-15T09:22:00Z">
                        <w:r w:rsidR="007A68FA">
                          <w:rPr>
                            <w:rFonts w:ascii="Consolas" w:hAnsi="Consolas" w:hint="eastAsia"/>
                          </w:rPr>
                          <w:t>可以</w:t>
                        </w:r>
                      </w:ins>
                      <w:ins w:id="86" w:author="elvis_ting 丁士珉" w:date="2025-05-15T17:20:00Z" w16du:dateUtc="2025-05-15T09:20:00Z">
                        <w:r w:rsidR="005236B4">
                          <w:rPr>
                            <w:rFonts w:ascii="Consolas" w:hAnsi="Consolas" w:hint="eastAsia"/>
                          </w:rPr>
                          <w:t>將</w:t>
                        </w:r>
                        <w:r w:rsidR="005236B4">
                          <w:rPr>
                            <w:rFonts w:ascii="Consolas" w:hAnsi="Consolas" w:hint="eastAsia"/>
                          </w:rPr>
                          <w:t>velero</w:t>
                        </w:r>
                        <w:r w:rsidR="005236B4">
                          <w:rPr>
                            <w:rFonts w:ascii="Consolas" w:hAnsi="Consolas" w:hint="eastAsia"/>
                          </w:rPr>
                          <w:t>檔案複製到</w:t>
                        </w:r>
                        <w:r w:rsidR="005236B4">
                          <w:rPr>
                            <w:rFonts w:ascii="Consolas" w:hAnsi="Consolas" w:hint="eastAsia"/>
                          </w:rPr>
                          <w:t>PATH</w:t>
                        </w:r>
                        <w:r w:rsidR="005236B4">
                          <w:rPr>
                            <w:rFonts w:ascii="Consolas" w:hAnsi="Consolas" w:hint="eastAsia"/>
                          </w:rPr>
                          <w:t>底下：</w:t>
                        </w:r>
                      </w:ins>
                    </w:p>
                    <w:p w14:paraId="4BE0FEBE" w14:textId="75FF4E95" w:rsidR="00735B8E" w:rsidRDefault="00D6326F" w:rsidP="003D3204">
                      <w:pPr>
                        <w:rPr>
                          <w:ins w:id="87" w:author="elvis_ting 丁士珉" w:date="2025-05-16T09:26:00Z" w16du:dateUtc="2025-05-16T01:26:00Z"/>
                          <w:rFonts w:ascii="Consolas" w:hAnsi="Consolas"/>
                        </w:rPr>
                      </w:pPr>
                      <w:ins w:id="88" w:author="elvis_ting 丁士珉" w:date="2025-05-15T17:17:00Z" w16du:dateUtc="2025-05-15T09:17:00Z">
                        <w:r>
                          <w:rPr>
                            <w:rFonts w:ascii="Consolas" w:hAnsi="Consolas" w:hint="eastAsia"/>
                          </w:rPr>
                          <w:t>s</w:t>
                        </w:r>
                      </w:ins>
                      <w:ins w:id="89" w:author="elvis_ting 丁士珉" w:date="2025-05-15T17:16:00Z" w16du:dateUtc="2025-05-15T09:16:00Z">
                        <w:r>
                          <w:rPr>
                            <w:rFonts w:ascii="Consolas" w:hAnsi="Consolas" w:hint="eastAsia"/>
                          </w:rPr>
                          <w:t xml:space="preserve">udo cp </w:t>
                        </w:r>
                      </w:ins>
                      <w:ins w:id="90" w:author="elvis_ting 丁士珉" w:date="2025-05-15T17:22:00Z" w16du:dateUtc="2025-05-15T09:22:00Z">
                        <w:r w:rsidR="00292574">
                          <w:rPr>
                            <w:rFonts w:ascii="Consolas" w:hAnsi="Consolas" w:hint="eastAsia"/>
                          </w:rPr>
                          <w:t>./</w:t>
                        </w:r>
                      </w:ins>
                      <w:ins w:id="91" w:author="elvis_ting 丁士珉" w:date="2025-05-15T17:17:00Z" w16du:dateUtc="2025-05-15T09:17:00Z">
                        <w:r w:rsidR="00C21ECF">
                          <w:rPr>
                            <w:rFonts w:ascii="Consolas" w:hAnsi="Consolas" w:hint="eastAsia"/>
                          </w:rPr>
                          <w:t xml:space="preserve">velero </w:t>
                        </w:r>
                        <w:r w:rsidR="00C21ECF" w:rsidRPr="00C21ECF">
                          <w:rPr>
                            <w:rFonts w:ascii="Consolas" w:hAnsi="Consolas"/>
                          </w:rPr>
                          <w:t>/</w:t>
                        </w:r>
                        <w:proofErr w:type="spellStart"/>
                        <w:r w:rsidR="00C21ECF" w:rsidRPr="00C21ECF">
                          <w:rPr>
                            <w:rFonts w:ascii="Consolas" w:hAnsi="Consolas"/>
                          </w:rPr>
                          <w:t>usr</w:t>
                        </w:r>
                        <w:proofErr w:type="spellEnd"/>
                        <w:r w:rsidR="00C21ECF" w:rsidRPr="00C21ECF">
                          <w:rPr>
                            <w:rFonts w:ascii="Consolas" w:hAnsi="Consolas"/>
                          </w:rPr>
                          <w:t>/local/bin/</w:t>
                        </w:r>
                      </w:ins>
                    </w:p>
                    <w:p w14:paraId="7C39643A" w14:textId="377BD119" w:rsidR="00F632CD" w:rsidRPr="00F632CD" w:rsidRDefault="00C3758A" w:rsidP="003D3204">
                      <w:pPr>
                        <w:rPr>
                          <w:rFonts w:ascii="Consolas" w:hAnsi="Consolas"/>
                        </w:rPr>
                      </w:pPr>
                      <w:ins w:id="92" w:author="elvis_ting 丁士珉" w:date="2025-05-16T09:35:00Z" w16du:dateUtc="2025-05-16T01:35:00Z">
                        <w:r>
                          <w:rPr>
                            <w:rFonts w:ascii="Consolas" w:hAnsi="Consolas" w:hint="eastAsia"/>
                          </w:rPr>
                          <w:t xml:space="preserve">### </w:t>
                        </w:r>
                      </w:ins>
                      <w:ins w:id="93" w:author="elvis_ting 丁士珉" w:date="2025-05-16T09:26:00Z" w16du:dateUtc="2025-05-16T01:26:00Z">
                        <w:r w:rsidR="00CE528F">
                          <w:rPr>
                            <w:rFonts w:ascii="Consolas" w:hAnsi="Consolas" w:hint="eastAsia"/>
                          </w:rPr>
                          <w:t>複製到</w:t>
                        </w:r>
                        <w:r w:rsidR="00CE528F">
                          <w:rPr>
                            <w:rFonts w:ascii="Consolas" w:hAnsi="Consolas" w:hint="eastAsia"/>
                          </w:rPr>
                          <w:t>PATH</w:t>
                        </w:r>
                        <w:r w:rsidR="00CE528F">
                          <w:rPr>
                            <w:rFonts w:ascii="Consolas" w:hAnsi="Consolas" w:hint="eastAsia"/>
                          </w:rPr>
                          <w:t>之後，</w:t>
                        </w:r>
                      </w:ins>
                      <w:ins w:id="94" w:author="elvis_ting 丁士珉" w:date="2025-05-16T09:27:00Z" w16du:dateUtc="2025-05-16T01:27:00Z">
                        <w:r w:rsidR="00D41C48">
                          <w:rPr>
                            <w:rFonts w:ascii="Consolas" w:hAnsi="Consolas" w:hint="eastAsia"/>
                          </w:rPr>
                          <w:t>下面的安裝或移除</w:t>
                        </w:r>
                      </w:ins>
                      <w:ins w:id="95" w:author="elvis_ting 丁士珉" w:date="2025-05-16T09:26:00Z" w16du:dateUtc="2025-05-16T01:26:00Z">
                        <w:r w:rsidR="00CE528F">
                          <w:rPr>
                            <w:rFonts w:ascii="Consolas" w:hAnsi="Consolas" w:hint="eastAsia"/>
                          </w:rPr>
                          <w:t>velero</w:t>
                        </w:r>
                        <w:r w:rsidR="00CE528F">
                          <w:rPr>
                            <w:rFonts w:ascii="Consolas" w:hAnsi="Consolas" w:hint="eastAsia"/>
                          </w:rPr>
                          <w:t>指令</w:t>
                        </w:r>
                      </w:ins>
                      <w:ins w:id="96" w:author="elvis_ting 丁士珉" w:date="2025-05-16T09:27:00Z" w16du:dateUtc="2025-05-16T01:27:00Z">
                        <w:r w:rsidR="00EB28D0">
                          <w:rPr>
                            <w:rFonts w:ascii="Consolas" w:hAnsi="Consolas" w:hint="eastAsia"/>
                          </w:rPr>
                          <w:t>，</w:t>
                        </w:r>
                      </w:ins>
                      <w:ins w:id="97" w:author="elvis_ting 丁士珉" w:date="2025-05-16T09:26:00Z" w16du:dateUtc="2025-05-16T01:26:00Z">
                        <w:r w:rsidR="00CE528F">
                          <w:rPr>
                            <w:rFonts w:ascii="Consolas" w:hAnsi="Consolas" w:hint="eastAsia"/>
                          </w:rPr>
                          <w:t>開頭的</w:t>
                        </w:r>
                        <w:r w:rsidR="00CE528F">
                          <w:rPr>
                            <w:rFonts w:ascii="Consolas" w:hAnsi="Consolas"/>
                          </w:rPr>
                          <w:t>”</w:t>
                        </w:r>
                        <w:r w:rsidR="00CE528F">
                          <w:rPr>
                            <w:rFonts w:ascii="Consolas" w:hAnsi="Consolas" w:hint="eastAsia"/>
                          </w:rPr>
                          <w:t>./</w:t>
                        </w:r>
                        <w:r w:rsidR="00CE528F">
                          <w:rPr>
                            <w:rFonts w:ascii="Consolas" w:hAnsi="Consolas"/>
                          </w:rPr>
                          <w:t>”</w:t>
                        </w:r>
                        <w:r w:rsidR="00CE528F">
                          <w:rPr>
                            <w:rFonts w:ascii="Consolas" w:hAnsi="Consolas" w:hint="eastAsia"/>
                          </w:rPr>
                          <w:t>可以去掉</w:t>
                        </w:r>
                      </w:ins>
                      <w:ins w:id="98" w:author="elvis_ting 丁士珉" w:date="2025-05-16T09:27:00Z" w16du:dateUtc="2025-05-16T01:27:00Z">
                        <w:r w:rsidR="00EB28D0">
                          <w:rPr>
                            <w:rFonts w:ascii="Consolas" w:hAnsi="Consolas" w:hint="eastAsia"/>
                          </w:rPr>
                          <w:t>。</w:t>
                        </w:r>
                      </w:ins>
                    </w:p>
                  </w:txbxContent>
                </v:textbox>
                <w10:anchorlock/>
              </v:shape>
            </w:pict>
          </mc:Fallback>
        </mc:AlternateContent>
      </w:r>
    </w:p>
    <w:p w14:paraId="03901D57" w14:textId="77777777" w:rsidR="004D7DE8" w:rsidRDefault="004D7DE8" w:rsidP="00CF339C"/>
    <w:p w14:paraId="1B26D85F" w14:textId="5DC7703B" w:rsidR="004D7DE8" w:rsidRDefault="004D7DE8" w:rsidP="00CF339C">
      <w:r>
        <w:rPr>
          <w:rFonts w:hint="eastAsia"/>
        </w:rPr>
        <w:t>安裝指令</w:t>
      </w:r>
      <w:r w:rsidR="003D3204">
        <w:rPr>
          <w:rFonts w:hint="eastAsia"/>
        </w:rPr>
        <w:t>：</w:t>
      </w:r>
    </w:p>
    <w:p w14:paraId="11EC73B7" w14:textId="35E9097F" w:rsidR="00ED7DA2" w:rsidRPr="00CF339C" w:rsidRDefault="004D7DE8" w:rsidP="00CF339C">
      <w:r>
        <w:rPr>
          <w:noProof/>
        </w:rPr>
        <w:lastRenderedPageBreak/>
        <mc:AlternateContent>
          <mc:Choice Requires="wps">
            <w:drawing>
              <wp:inline distT="0" distB="0" distL="0" distR="0" wp14:anchorId="481E130B" wp14:editId="44CD78E5">
                <wp:extent cx="5266944" cy="1404620"/>
                <wp:effectExtent l="0" t="0" r="10160" b="13970"/>
                <wp:docPr id="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48528E2F" w14:textId="3604E0D6" w:rsidR="004D7DE8" w:rsidRPr="00A96CCC" w:rsidRDefault="002E6B6C" w:rsidP="004D7DE8">
                            <w:pPr>
                              <w:rPr>
                                <w:rFonts w:ascii="Consolas" w:hAnsi="Consolas"/>
                              </w:rPr>
                            </w:pPr>
                            <w:r>
                              <w:rPr>
                                <w:rFonts w:ascii="Consolas" w:hAnsi="Consolas" w:hint="eastAsia"/>
                              </w:rPr>
                              <w:t>.</w:t>
                            </w:r>
                            <w:r>
                              <w:rPr>
                                <w:rFonts w:ascii="Consolas" w:hAnsi="Consolas"/>
                              </w:rPr>
                              <w:t>/</w:t>
                            </w:r>
                            <w:r w:rsidR="004D7DE8" w:rsidRPr="00A96CCC">
                              <w:rPr>
                                <w:rFonts w:ascii="Consolas" w:hAnsi="Consolas"/>
                              </w:rPr>
                              <w:t xml:space="preserve">velero install --provider </w:t>
                            </w:r>
                            <w:proofErr w:type="spellStart"/>
                            <w:r w:rsidR="004D7DE8" w:rsidRPr="00A96CCC">
                              <w:rPr>
                                <w:rFonts w:ascii="Consolas" w:hAnsi="Consolas"/>
                              </w:rPr>
                              <w:t>aws</w:t>
                            </w:r>
                            <w:proofErr w:type="spellEnd"/>
                            <w:r w:rsidR="004D7DE8" w:rsidRPr="00A96CCC">
                              <w:rPr>
                                <w:rFonts w:ascii="Consolas" w:hAnsi="Consolas"/>
                              </w:rPr>
                              <w:t xml:space="preserve"> \</w:t>
                            </w:r>
                          </w:p>
                          <w:p w14:paraId="2225863B" w14:textId="77777777" w:rsidR="004D7DE8" w:rsidRPr="00A96CCC" w:rsidRDefault="004D7DE8" w:rsidP="004D7DE8">
                            <w:pPr>
                              <w:rPr>
                                <w:rFonts w:ascii="Consolas" w:hAnsi="Consolas"/>
                              </w:rPr>
                            </w:pPr>
                            <w:r w:rsidRPr="00A96CCC">
                              <w:rPr>
                                <w:rFonts w:ascii="Consolas" w:hAnsi="Consolas"/>
                              </w:rPr>
                              <w:t>--plugins velero/velero-plugin-for-aws:v1.2.1 \</w:t>
                            </w:r>
                          </w:p>
                          <w:p w14:paraId="149B4128" w14:textId="77777777" w:rsidR="004D7DE8" w:rsidRPr="00A96CCC" w:rsidRDefault="004D7DE8" w:rsidP="004D7DE8">
                            <w:pPr>
                              <w:rPr>
                                <w:rFonts w:ascii="Consolas" w:hAnsi="Consolas"/>
                              </w:rPr>
                            </w:pPr>
                            <w:r w:rsidRPr="00A96CCC">
                              <w:rPr>
                                <w:rFonts w:ascii="Consolas" w:hAnsi="Consolas"/>
                              </w:rPr>
                              <w:t>--use-volume-snapshots=true \</w:t>
                            </w:r>
                          </w:p>
                          <w:p w14:paraId="231F4618" w14:textId="77777777" w:rsidR="004D7DE8" w:rsidRPr="00A96CCC" w:rsidRDefault="004D7DE8" w:rsidP="004D7DE8">
                            <w:pPr>
                              <w:rPr>
                                <w:rFonts w:ascii="Consolas" w:hAnsi="Consolas"/>
                              </w:rPr>
                            </w:pPr>
                            <w:r w:rsidRPr="00A96CCC">
                              <w:rPr>
                                <w:rFonts w:ascii="Consolas" w:hAnsi="Consolas"/>
                              </w:rPr>
                              <w:t>--default-volumes-to-fs-backup \</w:t>
                            </w:r>
                          </w:p>
                          <w:p w14:paraId="01D0C0CB" w14:textId="77777777" w:rsidR="004D7DE8" w:rsidRPr="00A96CCC" w:rsidRDefault="004D7DE8" w:rsidP="004D7DE8">
                            <w:pPr>
                              <w:rPr>
                                <w:rFonts w:ascii="Consolas" w:hAnsi="Consolas"/>
                              </w:rPr>
                            </w:pPr>
                            <w:r w:rsidRPr="00A96CCC">
                              <w:rPr>
                                <w:rFonts w:ascii="Consolas" w:hAnsi="Consolas"/>
                              </w:rPr>
                              <w:t>--use-node-agent \</w:t>
                            </w:r>
                          </w:p>
                          <w:p w14:paraId="4080D675" w14:textId="77777777" w:rsidR="004D7DE8" w:rsidRPr="00A96CCC" w:rsidRDefault="004D7DE8" w:rsidP="004D7DE8">
                            <w:pPr>
                              <w:rPr>
                                <w:rFonts w:ascii="Consolas" w:hAnsi="Consolas"/>
                              </w:rPr>
                            </w:pPr>
                            <w:r w:rsidRPr="00A96CCC">
                              <w:rPr>
                                <w:rFonts w:ascii="Consolas" w:hAnsi="Consolas"/>
                              </w:rPr>
                              <w:t>--privileged-node-agent \</w:t>
                            </w:r>
                          </w:p>
                          <w:p w14:paraId="29B00E84" w14:textId="77777777" w:rsidR="004D7DE8" w:rsidRPr="00A96CCC" w:rsidRDefault="004D7DE8" w:rsidP="004D7DE8">
                            <w:pPr>
                              <w:rPr>
                                <w:rFonts w:ascii="Consolas" w:hAnsi="Consolas"/>
                              </w:rPr>
                            </w:pPr>
                            <w:r w:rsidRPr="00A96CCC">
                              <w:rPr>
                                <w:rFonts w:ascii="Consolas" w:hAnsi="Consolas"/>
                              </w:rPr>
                              <w:t>--features=</w:t>
                            </w:r>
                            <w:proofErr w:type="spellStart"/>
                            <w:r w:rsidRPr="00A96CCC">
                              <w:rPr>
                                <w:rFonts w:ascii="Consolas" w:hAnsi="Consolas"/>
                              </w:rPr>
                              <w:t>EnableCSI</w:t>
                            </w:r>
                            <w:proofErr w:type="spellEnd"/>
                            <w:r w:rsidRPr="00A96CCC">
                              <w:rPr>
                                <w:rFonts w:ascii="Consolas" w:hAnsi="Consolas"/>
                              </w:rPr>
                              <w:t xml:space="preserve"> \</w:t>
                            </w:r>
                          </w:p>
                          <w:p w14:paraId="6229976C" w14:textId="77777777" w:rsidR="004D7DE8" w:rsidRPr="00A96CCC" w:rsidRDefault="004D7DE8" w:rsidP="004D7DE8">
                            <w:pPr>
                              <w:rPr>
                                <w:rFonts w:ascii="Consolas" w:hAnsi="Consolas"/>
                              </w:rPr>
                            </w:pPr>
                            <w:r w:rsidRPr="00A96CCC">
                              <w:rPr>
                                <w:rFonts w:ascii="Consolas" w:hAnsi="Consolas"/>
                              </w:rPr>
                              <w:t>--no-default-backup-location \</w:t>
                            </w:r>
                          </w:p>
                          <w:p w14:paraId="70A2F049" w14:textId="77777777" w:rsidR="004D7DE8" w:rsidRPr="003C43F8" w:rsidRDefault="004D7DE8" w:rsidP="004D7DE8">
                            <w:pPr>
                              <w:rPr>
                                <w:rFonts w:ascii="Consolas" w:hAnsi="Consolas"/>
                              </w:rPr>
                            </w:pPr>
                            <w:r w:rsidRPr="00A96CCC">
                              <w:rPr>
                                <w:rFonts w:ascii="Consolas" w:hAnsi="Consolas"/>
                              </w:rPr>
                              <w:t>--no-secret</w:t>
                            </w:r>
                          </w:p>
                        </w:txbxContent>
                      </wps:txbx>
                      <wps:bodyPr rot="0" vert="horz" wrap="square" lIns="91440" tIns="45720" rIns="91440" bIns="45720" anchor="t" anchorCtr="0">
                        <a:spAutoFit/>
                      </wps:bodyPr>
                    </wps:wsp>
                  </a:graphicData>
                </a:graphic>
              </wp:inline>
            </w:drawing>
          </mc:Choice>
          <mc:Fallback>
            <w:pict>
              <v:shape w14:anchorId="481E130B" id="_x0000_s1027"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GJKQIAAEoEAAAOAAAAZHJzL2Uyb0RvYy54bWysVNuO0zAQfUfiHyy/06RRWrZR09XSpQhp&#10;uUgLH+A4TmPheIztNilfz9hJLwtviDxYtmd8Zuacmazvh06Ro7BOgi7pfJZSIjSHWup9Sb9/2725&#10;o8R5pmumQIuSnoSj95vXr9a9KUQGLahaWIIg2hW9KWnrvSmSxPFWdMzNwAiNxgZsxzwe7T6pLesR&#10;vVNJlqbLpAdbGwtcOIe3j6ORbiJ+0wjuvzSNE56okmJuPq42rlVYk82aFXvLTCv5lAb7hyw6JjUG&#10;vUA9Ms/Iwcq/oDrJLTho/IxDl0DTSC5iDVjNPP2jmueWGRFrQXKcudDk/h8s/3x8Nl8t8cM7GFDA&#10;WIQzT8B/OKJh2zK9Fw/WQt8KVmPgeaAs6Y0rpqeBale4AFL1n6BGkdnBQwQaGtsFVrBOgugowOlC&#10;uhg84Xi5yJbLVZ5TwtE2z9N8mUVZElacnxvr/AcBHQmbklpUNcKz45PzIR1WnF1CNAdK1jupVDyE&#10;ThJbZcmRYQ9U+yw+VYcOcx3vVil+sSx8e3aPqC+QlCZ9SVeLbDGS9CKK3VeXGAHuCnjr1kmP3a5k&#10;V9K7ixMrArXvdR170TOpxj1WpfTEdaB3JNoP1UBkPQkRqK+gPiH5FsbmxmHETQv2FyU9NnZJ3c8D&#10;s4IS9VGjgKt5nodJiId88RbZJvbWUt1amOYIVVJPybjd+jg9kVrzgELvZJTgmsmUMjZs5HAarjAR&#10;t+fodf0FbH4DAAD//wMAUEsDBBQABgAIAAAAIQCC2al/3AAAAAUBAAAPAAAAZHJzL2Rvd25yZXYu&#10;eG1sTI/NasMwEITvhbyD2EBvjRwRSup6HUp/KL00JGnuirWxjaWVsZTEffuqvTSXhWGGmW+L1eis&#10;ONMQWs8I81kGgrjypuUa4Wv3drcEEaJmo61nQvimAKtyclPo3PgLb+i8jbVIJRxyjdDE2OdShqoh&#10;p8PM98TJO/rB6ZjkUEsz6Esqd1aqLLuXTrecFhrd03NDVbc9OYT9O7+ubdeZzeLj0/uXcNzvzBrx&#10;djo+PYKINMb/MPziJ3QoE9PBn9gEYRHSI/HvJm+pHhYgDghKzRXIspDX9OUPAAAA//8DAFBLAQIt&#10;ABQABgAIAAAAIQC2gziS/gAAAOEBAAATAAAAAAAAAAAAAAAAAAAAAABbQ29udGVudF9UeXBlc10u&#10;eG1sUEsBAi0AFAAGAAgAAAAhADj9If/WAAAAlAEAAAsAAAAAAAAAAAAAAAAALwEAAF9yZWxzLy5y&#10;ZWxzUEsBAi0AFAAGAAgAAAAhAGmfIYkpAgAASgQAAA4AAAAAAAAAAAAAAAAALgIAAGRycy9lMm9E&#10;b2MueG1sUEsBAi0AFAAGAAgAAAAhAILZqX/cAAAABQEAAA8AAAAAAAAAAAAAAAAAgwQAAGRycy9k&#10;b3ducmV2LnhtbFBLBQYAAAAABAAEAPMAAACMBQAAAAA=&#10;" fillcolor="#cfcdcd [2894]">
                <v:textbox style="mso-fit-shape-to-text:t">
                  <w:txbxContent>
                    <w:p w14:paraId="48528E2F" w14:textId="3604E0D6" w:rsidR="004D7DE8" w:rsidRPr="00A96CCC" w:rsidRDefault="002E6B6C" w:rsidP="004D7DE8">
                      <w:pPr>
                        <w:rPr>
                          <w:rFonts w:ascii="Consolas" w:hAnsi="Consolas"/>
                        </w:rPr>
                      </w:pPr>
                      <w:r>
                        <w:rPr>
                          <w:rFonts w:ascii="Consolas" w:hAnsi="Consolas" w:hint="eastAsia"/>
                        </w:rPr>
                        <w:t>.</w:t>
                      </w:r>
                      <w:r>
                        <w:rPr>
                          <w:rFonts w:ascii="Consolas" w:hAnsi="Consolas"/>
                        </w:rPr>
                        <w:t>/</w:t>
                      </w:r>
                      <w:r w:rsidR="004D7DE8" w:rsidRPr="00A96CCC">
                        <w:rPr>
                          <w:rFonts w:ascii="Consolas" w:hAnsi="Consolas"/>
                        </w:rPr>
                        <w:t xml:space="preserve">velero install --provider </w:t>
                      </w:r>
                      <w:proofErr w:type="spellStart"/>
                      <w:r w:rsidR="004D7DE8" w:rsidRPr="00A96CCC">
                        <w:rPr>
                          <w:rFonts w:ascii="Consolas" w:hAnsi="Consolas"/>
                        </w:rPr>
                        <w:t>aws</w:t>
                      </w:r>
                      <w:proofErr w:type="spellEnd"/>
                      <w:r w:rsidR="004D7DE8" w:rsidRPr="00A96CCC">
                        <w:rPr>
                          <w:rFonts w:ascii="Consolas" w:hAnsi="Consolas"/>
                        </w:rPr>
                        <w:t xml:space="preserve"> \</w:t>
                      </w:r>
                    </w:p>
                    <w:p w14:paraId="2225863B" w14:textId="77777777" w:rsidR="004D7DE8" w:rsidRPr="00A96CCC" w:rsidRDefault="004D7DE8" w:rsidP="004D7DE8">
                      <w:pPr>
                        <w:rPr>
                          <w:rFonts w:ascii="Consolas" w:hAnsi="Consolas"/>
                        </w:rPr>
                      </w:pPr>
                      <w:r w:rsidRPr="00A96CCC">
                        <w:rPr>
                          <w:rFonts w:ascii="Consolas" w:hAnsi="Consolas"/>
                        </w:rPr>
                        <w:t>--plugins velero/velero-plugin-for-aws:v1.2.1 \</w:t>
                      </w:r>
                    </w:p>
                    <w:p w14:paraId="149B4128" w14:textId="77777777" w:rsidR="004D7DE8" w:rsidRPr="00A96CCC" w:rsidRDefault="004D7DE8" w:rsidP="004D7DE8">
                      <w:pPr>
                        <w:rPr>
                          <w:rFonts w:ascii="Consolas" w:hAnsi="Consolas"/>
                        </w:rPr>
                      </w:pPr>
                      <w:r w:rsidRPr="00A96CCC">
                        <w:rPr>
                          <w:rFonts w:ascii="Consolas" w:hAnsi="Consolas"/>
                        </w:rPr>
                        <w:t>--use-volume-snapshots=true \</w:t>
                      </w:r>
                    </w:p>
                    <w:p w14:paraId="231F4618" w14:textId="77777777" w:rsidR="004D7DE8" w:rsidRPr="00A96CCC" w:rsidRDefault="004D7DE8" w:rsidP="004D7DE8">
                      <w:pPr>
                        <w:rPr>
                          <w:rFonts w:ascii="Consolas" w:hAnsi="Consolas"/>
                        </w:rPr>
                      </w:pPr>
                      <w:r w:rsidRPr="00A96CCC">
                        <w:rPr>
                          <w:rFonts w:ascii="Consolas" w:hAnsi="Consolas"/>
                        </w:rPr>
                        <w:t>--default-volumes-to-fs-backup \</w:t>
                      </w:r>
                    </w:p>
                    <w:p w14:paraId="01D0C0CB" w14:textId="77777777" w:rsidR="004D7DE8" w:rsidRPr="00A96CCC" w:rsidRDefault="004D7DE8" w:rsidP="004D7DE8">
                      <w:pPr>
                        <w:rPr>
                          <w:rFonts w:ascii="Consolas" w:hAnsi="Consolas"/>
                        </w:rPr>
                      </w:pPr>
                      <w:r w:rsidRPr="00A96CCC">
                        <w:rPr>
                          <w:rFonts w:ascii="Consolas" w:hAnsi="Consolas"/>
                        </w:rPr>
                        <w:t>--use-node-agent \</w:t>
                      </w:r>
                    </w:p>
                    <w:p w14:paraId="4080D675" w14:textId="77777777" w:rsidR="004D7DE8" w:rsidRPr="00A96CCC" w:rsidRDefault="004D7DE8" w:rsidP="004D7DE8">
                      <w:pPr>
                        <w:rPr>
                          <w:rFonts w:ascii="Consolas" w:hAnsi="Consolas"/>
                        </w:rPr>
                      </w:pPr>
                      <w:r w:rsidRPr="00A96CCC">
                        <w:rPr>
                          <w:rFonts w:ascii="Consolas" w:hAnsi="Consolas"/>
                        </w:rPr>
                        <w:t>--privileged-node-agent \</w:t>
                      </w:r>
                    </w:p>
                    <w:p w14:paraId="29B00E84" w14:textId="77777777" w:rsidR="004D7DE8" w:rsidRPr="00A96CCC" w:rsidRDefault="004D7DE8" w:rsidP="004D7DE8">
                      <w:pPr>
                        <w:rPr>
                          <w:rFonts w:ascii="Consolas" w:hAnsi="Consolas"/>
                        </w:rPr>
                      </w:pPr>
                      <w:r w:rsidRPr="00A96CCC">
                        <w:rPr>
                          <w:rFonts w:ascii="Consolas" w:hAnsi="Consolas"/>
                        </w:rPr>
                        <w:t>--features=</w:t>
                      </w:r>
                      <w:proofErr w:type="spellStart"/>
                      <w:r w:rsidRPr="00A96CCC">
                        <w:rPr>
                          <w:rFonts w:ascii="Consolas" w:hAnsi="Consolas"/>
                        </w:rPr>
                        <w:t>EnableCSI</w:t>
                      </w:r>
                      <w:proofErr w:type="spellEnd"/>
                      <w:r w:rsidRPr="00A96CCC">
                        <w:rPr>
                          <w:rFonts w:ascii="Consolas" w:hAnsi="Consolas"/>
                        </w:rPr>
                        <w:t xml:space="preserve"> \</w:t>
                      </w:r>
                    </w:p>
                    <w:p w14:paraId="6229976C" w14:textId="77777777" w:rsidR="004D7DE8" w:rsidRPr="00A96CCC" w:rsidRDefault="004D7DE8" w:rsidP="004D7DE8">
                      <w:pPr>
                        <w:rPr>
                          <w:rFonts w:ascii="Consolas" w:hAnsi="Consolas"/>
                        </w:rPr>
                      </w:pPr>
                      <w:r w:rsidRPr="00A96CCC">
                        <w:rPr>
                          <w:rFonts w:ascii="Consolas" w:hAnsi="Consolas"/>
                        </w:rPr>
                        <w:t>--no-default-backup-location \</w:t>
                      </w:r>
                    </w:p>
                    <w:p w14:paraId="70A2F049" w14:textId="77777777" w:rsidR="004D7DE8" w:rsidRPr="003C43F8" w:rsidRDefault="004D7DE8" w:rsidP="004D7DE8">
                      <w:pPr>
                        <w:rPr>
                          <w:rFonts w:ascii="Consolas" w:hAnsi="Consolas"/>
                        </w:rPr>
                      </w:pPr>
                      <w:r w:rsidRPr="00A96CCC">
                        <w:rPr>
                          <w:rFonts w:ascii="Consolas" w:hAnsi="Consolas"/>
                        </w:rPr>
                        <w:t>--no-secret</w:t>
                      </w:r>
                    </w:p>
                  </w:txbxContent>
                </v:textbox>
                <w10:anchorlock/>
              </v:shape>
            </w:pict>
          </mc:Fallback>
        </mc:AlternateContent>
      </w:r>
    </w:p>
    <w:p w14:paraId="72252732" w14:textId="0349055A" w:rsidR="003F284C" w:rsidRDefault="003F284C" w:rsidP="003F284C"/>
    <w:p w14:paraId="6589EC11" w14:textId="2A447235" w:rsidR="000458AC" w:rsidRDefault="000458AC" w:rsidP="003F284C">
      <w:r>
        <w:rPr>
          <w:rFonts w:hint="eastAsia"/>
        </w:rPr>
        <w:t>不需要使用</w:t>
      </w:r>
      <w:r>
        <w:rPr>
          <w:rFonts w:hint="eastAsia"/>
        </w:rPr>
        <w:t>Velero</w:t>
      </w:r>
      <w:r>
        <w:rPr>
          <w:rFonts w:hint="eastAsia"/>
        </w:rPr>
        <w:t>時，可以使用以下指令解除安裝</w:t>
      </w:r>
      <w:r>
        <w:rPr>
          <w:rFonts w:hint="eastAsia"/>
        </w:rPr>
        <w:t>Velero</w:t>
      </w:r>
      <w:r>
        <w:rPr>
          <w:rFonts w:hint="eastAsia"/>
        </w:rPr>
        <w:t>：</w:t>
      </w:r>
    </w:p>
    <w:p w14:paraId="4B37E774" w14:textId="7EF6F633" w:rsidR="000458AC" w:rsidRDefault="000458AC" w:rsidP="003F284C">
      <w:r>
        <w:rPr>
          <w:noProof/>
        </w:rPr>
        <mc:AlternateContent>
          <mc:Choice Requires="wps">
            <w:drawing>
              <wp:inline distT="0" distB="0" distL="0" distR="0" wp14:anchorId="63500341" wp14:editId="0F99B0DA">
                <wp:extent cx="5266944" cy="1404620"/>
                <wp:effectExtent l="0" t="0" r="10160" b="13970"/>
                <wp:docPr id="2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6C98CEEF" w14:textId="44C8D514" w:rsidR="000458AC" w:rsidRPr="003C43F8" w:rsidRDefault="000458AC" w:rsidP="000458AC">
                            <w:pPr>
                              <w:rPr>
                                <w:rFonts w:ascii="Consolas" w:hAnsi="Consolas"/>
                              </w:rPr>
                            </w:pPr>
                            <w:r>
                              <w:rPr>
                                <w:rFonts w:ascii="Consolas" w:hAnsi="Consolas" w:hint="eastAsia"/>
                              </w:rPr>
                              <w:t>.</w:t>
                            </w:r>
                            <w:r>
                              <w:rPr>
                                <w:rFonts w:ascii="Consolas" w:hAnsi="Consolas"/>
                              </w:rPr>
                              <w:t>/</w:t>
                            </w:r>
                            <w:del w:id="99" w:author="elvis_ting 丁士珉" w:date="2025-05-15T17:23:00Z" w16du:dateUtc="2025-05-15T09:23:00Z">
                              <w:r w:rsidRPr="00C946CD">
                                <w:delText xml:space="preserve"> </w:delText>
                              </w:r>
                              <w:r w:rsidRPr="00C946CD">
                                <w:rPr>
                                  <w:rFonts w:ascii="Consolas" w:hAnsi="Consolas"/>
                                </w:rPr>
                                <w:delText>velero-v1.15.0-linux-amd64</w:delText>
                              </w:r>
                              <w:r>
                                <w:rPr>
                                  <w:rFonts w:ascii="Consolas" w:hAnsi="Consolas" w:hint="eastAsia"/>
                                </w:rPr>
                                <w:delText>/</w:delText>
                              </w:r>
                            </w:del>
                            <w:r w:rsidRPr="00A96CCC">
                              <w:rPr>
                                <w:rFonts w:ascii="Consolas" w:hAnsi="Consolas"/>
                              </w:rPr>
                              <w:t xml:space="preserve">velero </w:t>
                            </w:r>
                            <w:r>
                              <w:rPr>
                                <w:rFonts w:ascii="Consolas" w:hAnsi="Consolas"/>
                              </w:rPr>
                              <w:t>un</w:t>
                            </w:r>
                            <w:r w:rsidRPr="00A96CCC">
                              <w:rPr>
                                <w:rFonts w:ascii="Consolas" w:hAnsi="Consolas"/>
                              </w:rPr>
                              <w:t>install</w:t>
                            </w:r>
                          </w:p>
                        </w:txbxContent>
                      </wps:txbx>
                      <wps:bodyPr rot="0" vert="horz" wrap="square" lIns="91440" tIns="45720" rIns="91440" bIns="45720" anchor="t" anchorCtr="0">
                        <a:spAutoFit/>
                      </wps:bodyPr>
                    </wps:wsp>
                  </a:graphicData>
                </a:graphic>
              </wp:inline>
            </w:drawing>
          </mc:Choice>
          <mc:Fallback>
            <w:pict>
              <v:shape w14:anchorId="63500341" id="_x0000_s1028"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NIKwIAAEo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i6pFnIOFBfQX1E8i1Mw43LiJcO7C9KBhzskrqf&#10;e2YFJeqjxgau5nkeNiEK+eItsk3sraa61TDNEaqknpLpuvVxeyK15gEbvZOxBddMTinjwEYOT8sV&#10;NuJWjlbXX8DmNwAAAP//AwBQSwMEFAAGAAgAAAAhAILZqX/cAAAABQEAAA8AAABkcnMvZG93bnJl&#10;di54bWxMj81qwzAQhO+FvIPYQG+NHBFK6nodSn8ovTQkae6KtbGNpZWxlMR9+6q9NJeFYYaZb4vV&#10;6Kw40xBazwjzWQaCuPKm5Rrha/d2twQRomajrWdC+KYAq3JyU+jc+Atv6LyNtUglHHKN0MTY51KG&#10;qiGnw8z3xMk7+sHpmORQSzPoSyp3Vqosu5dOt5wWGt3Tc0NVtz05hP07v65t15nN4uPT+5dw3O/M&#10;GvF2Oj49gog0xv8w/OIndCgT08Gf2ARhEdIj8e8mb6keFiAOCErNFciykNf05Q8AAAD//wMAUEsB&#10;Ai0AFAAGAAgAAAAhALaDOJL+AAAA4QEAABMAAAAAAAAAAAAAAAAAAAAAAFtDb250ZW50X1R5cGVz&#10;XS54bWxQSwECLQAUAAYACAAAACEAOP0h/9YAAACUAQAACwAAAAAAAAAAAAAAAAAvAQAAX3JlbHMv&#10;LnJlbHNQSwECLQAUAAYACAAAACEAXkHjSCsCAABKBAAADgAAAAAAAAAAAAAAAAAuAgAAZHJzL2Uy&#10;b0RvYy54bWxQSwECLQAUAAYACAAAACEAgtmpf9wAAAAFAQAADwAAAAAAAAAAAAAAAACFBAAAZHJz&#10;L2Rvd25yZXYueG1sUEsFBgAAAAAEAAQA8wAAAI4FAAAAAA==&#10;" fillcolor="#cfcdcd [2894]">
                <v:textbox style="mso-fit-shape-to-text:t">
                  <w:txbxContent>
                    <w:p w14:paraId="6C98CEEF" w14:textId="44C8D514" w:rsidR="000458AC" w:rsidRPr="003C43F8" w:rsidRDefault="000458AC" w:rsidP="000458AC">
                      <w:pPr>
                        <w:rPr>
                          <w:rFonts w:ascii="Consolas" w:hAnsi="Consolas"/>
                        </w:rPr>
                      </w:pPr>
                      <w:r>
                        <w:rPr>
                          <w:rFonts w:ascii="Consolas" w:hAnsi="Consolas" w:hint="eastAsia"/>
                        </w:rPr>
                        <w:t>.</w:t>
                      </w:r>
                      <w:r>
                        <w:rPr>
                          <w:rFonts w:ascii="Consolas" w:hAnsi="Consolas"/>
                        </w:rPr>
                        <w:t>/</w:t>
                      </w:r>
                      <w:del w:id="100" w:author="elvis_ting 丁士珉" w:date="2025-05-15T17:23:00Z" w16du:dateUtc="2025-05-15T09:23:00Z">
                        <w:r w:rsidRPr="00C946CD">
                          <w:delText xml:space="preserve"> </w:delText>
                        </w:r>
                        <w:r w:rsidRPr="00C946CD">
                          <w:rPr>
                            <w:rFonts w:ascii="Consolas" w:hAnsi="Consolas"/>
                          </w:rPr>
                          <w:delText>velero-v1.15.0-linux-amd64</w:delText>
                        </w:r>
                        <w:r>
                          <w:rPr>
                            <w:rFonts w:ascii="Consolas" w:hAnsi="Consolas" w:hint="eastAsia"/>
                          </w:rPr>
                          <w:delText>/</w:delText>
                        </w:r>
                      </w:del>
                      <w:r w:rsidRPr="00A96CCC">
                        <w:rPr>
                          <w:rFonts w:ascii="Consolas" w:hAnsi="Consolas"/>
                        </w:rPr>
                        <w:t xml:space="preserve">velero </w:t>
                      </w:r>
                      <w:r>
                        <w:rPr>
                          <w:rFonts w:ascii="Consolas" w:hAnsi="Consolas"/>
                        </w:rPr>
                        <w:t>un</w:t>
                      </w:r>
                      <w:r w:rsidRPr="00A96CCC">
                        <w:rPr>
                          <w:rFonts w:ascii="Consolas" w:hAnsi="Consolas"/>
                        </w:rPr>
                        <w:t>install</w:t>
                      </w:r>
                    </w:p>
                  </w:txbxContent>
                </v:textbox>
                <w10:anchorlock/>
              </v:shape>
            </w:pict>
          </mc:Fallback>
        </mc:AlternateContent>
      </w:r>
    </w:p>
    <w:p w14:paraId="5AFC11DB" w14:textId="77777777" w:rsidR="000458AC" w:rsidRDefault="000458AC" w:rsidP="003F284C"/>
    <w:p w14:paraId="3287000F" w14:textId="206462F5" w:rsidR="00BB71FC" w:rsidRDefault="00285DC8" w:rsidP="00BB71FC">
      <w:pPr>
        <w:pStyle w:val="3"/>
        <w:numPr>
          <w:ilvl w:val="1"/>
          <w:numId w:val="2"/>
        </w:numPr>
      </w:pPr>
      <w:r>
        <w:rPr>
          <w:rFonts w:hint="eastAsia"/>
        </w:rPr>
        <w:t>Cl</w:t>
      </w:r>
      <w:r>
        <w:t>uster Sync Operator</w:t>
      </w:r>
      <w:r>
        <w:rPr>
          <w:rFonts w:hint="eastAsia"/>
        </w:rPr>
        <w:t>安裝</w:t>
      </w:r>
      <w:r w:rsidR="00BB71FC">
        <w:rPr>
          <w:rFonts w:hint="eastAsia"/>
        </w:rPr>
        <w:t>步驟</w:t>
      </w:r>
    </w:p>
    <w:p w14:paraId="352B643F" w14:textId="30422845" w:rsidR="00BB71FC" w:rsidRDefault="00285DC8" w:rsidP="003F284C">
      <w:r>
        <w:rPr>
          <w:rFonts w:hint="eastAsia"/>
        </w:rPr>
        <w:t>除了</w:t>
      </w:r>
      <w:r>
        <w:rPr>
          <w:rFonts w:hint="eastAsia"/>
        </w:rPr>
        <w:t>Velero</w:t>
      </w:r>
      <w:r>
        <w:rPr>
          <w:rFonts w:hint="eastAsia"/>
        </w:rPr>
        <w:t>之外，還必須在集群上安裝</w:t>
      </w:r>
      <w:r>
        <w:rPr>
          <w:rFonts w:hint="eastAsia"/>
        </w:rPr>
        <w:t>C</w:t>
      </w:r>
      <w:r>
        <w:t xml:space="preserve">luster Sync </w:t>
      </w:r>
      <w:r>
        <w:rPr>
          <w:rFonts w:hint="eastAsia"/>
        </w:rPr>
        <w:t>O</w:t>
      </w:r>
      <w:r>
        <w:t>perator</w:t>
      </w:r>
      <w:r w:rsidR="00851A79">
        <w:rPr>
          <w:rFonts w:hint="eastAsia"/>
        </w:rPr>
        <w:t>。與</w:t>
      </w:r>
      <w:r w:rsidR="00851A79">
        <w:rPr>
          <w:rFonts w:hint="eastAsia"/>
        </w:rPr>
        <w:t>Velero</w:t>
      </w:r>
      <w:r w:rsidR="00851A79">
        <w:rPr>
          <w:rFonts w:hint="eastAsia"/>
        </w:rPr>
        <w:t>相同，所有需要使用</w:t>
      </w:r>
      <w:r w:rsidR="00851A79">
        <w:rPr>
          <w:rFonts w:hint="eastAsia"/>
        </w:rPr>
        <w:t>Cluster S</w:t>
      </w:r>
      <w:r w:rsidR="00851A79">
        <w:t>yn</w:t>
      </w:r>
      <w:r w:rsidR="00851A79">
        <w:rPr>
          <w:rFonts w:hint="eastAsia"/>
        </w:rPr>
        <w:t>c</w:t>
      </w:r>
      <w:r w:rsidR="00851A79">
        <w:rPr>
          <w:rFonts w:hint="eastAsia"/>
        </w:rPr>
        <w:t>功能的集群都必須安裝這個</w:t>
      </w:r>
      <w:r w:rsidR="00851A79">
        <w:rPr>
          <w:rFonts w:hint="eastAsia"/>
        </w:rPr>
        <w:t>operator</w:t>
      </w:r>
      <w:r w:rsidR="003F7D08">
        <w:rPr>
          <w:rFonts w:hint="eastAsia"/>
        </w:rPr>
        <w:t>。</w:t>
      </w:r>
      <w:r w:rsidR="00DD13BB">
        <w:rPr>
          <w:rFonts w:hint="eastAsia"/>
        </w:rPr>
        <w:t>需注意安裝</w:t>
      </w:r>
      <w:r w:rsidR="003F7D08">
        <w:rPr>
          <w:rFonts w:hint="eastAsia"/>
        </w:rPr>
        <w:t>o</w:t>
      </w:r>
      <w:r w:rsidR="00DD13BB">
        <w:t>perator</w:t>
      </w:r>
      <w:r w:rsidR="00DD13BB">
        <w:rPr>
          <w:rFonts w:hint="eastAsia"/>
        </w:rPr>
        <w:t>時，不需要安裝</w:t>
      </w:r>
      <w:r w:rsidR="00DD13BB">
        <w:rPr>
          <w:rFonts w:hint="eastAsia"/>
        </w:rPr>
        <w:t>s</w:t>
      </w:r>
      <w:r w:rsidR="00DD13BB">
        <w:t>ource code</w:t>
      </w:r>
      <w:r w:rsidR="00DD13BB">
        <w:rPr>
          <w:rFonts w:hint="eastAsia"/>
        </w:rPr>
        <w:t>當中的</w:t>
      </w:r>
      <w:r w:rsidR="005D7DA5">
        <w:rPr>
          <w:rFonts w:hint="eastAsia"/>
        </w:rPr>
        <w:t>C</w:t>
      </w:r>
      <w:r w:rsidR="005D7DA5">
        <w:t xml:space="preserve">luster Sync </w:t>
      </w:r>
      <w:r w:rsidR="00DD13BB">
        <w:rPr>
          <w:rFonts w:hint="eastAsia"/>
        </w:rPr>
        <w:t>CRD</w:t>
      </w:r>
      <w:r w:rsidR="00DD13BB">
        <w:rPr>
          <w:rFonts w:hint="eastAsia"/>
        </w:rPr>
        <w:t>，</w:t>
      </w:r>
      <w:r w:rsidR="003814B3">
        <w:rPr>
          <w:rFonts w:hint="eastAsia"/>
        </w:rPr>
        <w:t>因為</w:t>
      </w:r>
      <w:r w:rsidR="005D7DA5">
        <w:rPr>
          <w:rFonts w:hint="eastAsia"/>
        </w:rPr>
        <w:t>在</w:t>
      </w:r>
      <w:proofErr w:type="spellStart"/>
      <w:r w:rsidR="005D7DA5">
        <w:rPr>
          <w:rFonts w:hint="eastAsia"/>
        </w:rPr>
        <w:t>ECPaaS</w:t>
      </w:r>
      <w:proofErr w:type="spellEnd"/>
      <w:r w:rsidR="005D7DA5">
        <w:rPr>
          <w:rFonts w:hint="eastAsia"/>
        </w:rPr>
        <w:t>已經有</w:t>
      </w:r>
      <w:r w:rsidR="005D7DA5">
        <w:rPr>
          <w:rFonts w:hint="eastAsia"/>
        </w:rPr>
        <w:t>CRD</w:t>
      </w:r>
      <w:r w:rsidR="005D7DA5">
        <w:rPr>
          <w:rFonts w:hint="eastAsia"/>
        </w:rPr>
        <w:t>存在</w:t>
      </w:r>
      <w:r w:rsidR="00DD13BB">
        <w:rPr>
          <w:rFonts w:hint="eastAsia"/>
        </w:rPr>
        <w:t>。</w:t>
      </w:r>
      <w:r w:rsidR="00851A79">
        <w:rPr>
          <w:rFonts w:hint="eastAsia"/>
        </w:rPr>
        <w:t>以下將介紹</w:t>
      </w:r>
      <w:r w:rsidR="005D7DA5">
        <w:rPr>
          <w:rFonts w:hint="eastAsia"/>
        </w:rPr>
        <w:t>安裝和解除安裝</w:t>
      </w:r>
      <w:r w:rsidR="005D7DA5">
        <w:rPr>
          <w:rFonts w:hint="eastAsia"/>
        </w:rPr>
        <w:t>operator</w:t>
      </w:r>
      <w:r w:rsidR="00851A79">
        <w:rPr>
          <w:rFonts w:hint="eastAsia"/>
        </w:rPr>
        <w:t>指令。</w:t>
      </w:r>
    </w:p>
    <w:p w14:paraId="6FE5FB8C" w14:textId="77777777" w:rsidR="00851A79" w:rsidRDefault="00851A79" w:rsidP="003F284C"/>
    <w:p w14:paraId="4D93BF3B" w14:textId="226D93AE" w:rsidR="00AB2532" w:rsidRDefault="00C2116E" w:rsidP="003F284C">
      <w:r>
        <w:rPr>
          <w:rFonts w:hint="eastAsia"/>
        </w:rPr>
        <w:t>如果沒有</w:t>
      </w:r>
      <w:r>
        <w:t>operator</w:t>
      </w:r>
      <w:r>
        <w:rPr>
          <w:rFonts w:hint="eastAsia"/>
        </w:rPr>
        <w:t>的</w:t>
      </w:r>
      <w:r>
        <w:rPr>
          <w:rFonts w:hint="eastAsia"/>
        </w:rPr>
        <w:t>docker image</w:t>
      </w:r>
      <w:r>
        <w:rPr>
          <w:rFonts w:hint="eastAsia"/>
        </w:rPr>
        <w:t>，</w:t>
      </w:r>
      <w:r w:rsidR="00AB2532">
        <w:rPr>
          <w:rFonts w:hint="eastAsia"/>
        </w:rPr>
        <w:t>複製</w:t>
      </w:r>
      <w:r w:rsidR="00AB2532">
        <w:rPr>
          <w:rFonts w:hint="eastAsia"/>
        </w:rPr>
        <w:t>operator source code</w:t>
      </w:r>
      <w:r w:rsidR="00AB2532">
        <w:rPr>
          <w:rFonts w:hint="eastAsia"/>
        </w:rPr>
        <w:t>，並製作成</w:t>
      </w:r>
      <w:r>
        <w:rPr>
          <w:rFonts w:hint="eastAsia"/>
        </w:rPr>
        <w:t>i</w:t>
      </w:r>
      <w:r>
        <w:t>mage</w:t>
      </w:r>
      <w:r w:rsidR="00AB2532">
        <w:rPr>
          <w:rFonts w:hint="eastAsia"/>
        </w:rPr>
        <w:t>：</w:t>
      </w:r>
    </w:p>
    <w:p w14:paraId="78773C98" w14:textId="6BA0A497" w:rsidR="00AB2532" w:rsidRDefault="00AB2532" w:rsidP="003F284C">
      <w:r>
        <w:rPr>
          <w:noProof/>
        </w:rPr>
        <mc:AlternateContent>
          <mc:Choice Requires="wps">
            <w:drawing>
              <wp:inline distT="0" distB="0" distL="0" distR="0" wp14:anchorId="0CD714D8" wp14:editId="324749CF">
                <wp:extent cx="5266944" cy="1404620"/>
                <wp:effectExtent l="0" t="0" r="10160" b="13970"/>
                <wp:docPr id="20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3113DFF5" w14:textId="22D4D1BD" w:rsidR="00AB2532" w:rsidRDefault="00C2116E" w:rsidP="00AB2532">
                            <w:pPr>
                              <w:rPr>
                                <w:rFonts w:ascii="Consolas" w:hAnsi="Consolas"/>
                              </w:rPr>
                            </w:pPr>
                            <w:r>
                              <w:rPr>
                                <w:rFonts w:ascii="Consolas" w:hAnsi="Consolas"/>
                              </w:rPr>
                              <w:t xml:space="preserve">git clone </w:t>
                            </w:r>
                            <w:hyperlink r:id="rId13" w:history="1">
                              <w:r w:rsidR="00715960" w:rsidRPr="00FD1F5D">
                                <w:rPr>
                                  <w:rStyle w:val="a8"/>
                                  <w:rFonts w:ascii="Consolas" w:hAnsi="Consolas"/>
                                </w:rPr>
                                <w:t>https://git88.accton.com/ecpaas/cluster-backup.git</w:t>
                              </w:r>
                            </w:hyperlink>
                          </w:p>
                          <w:p w14:paraId="0C3B9F06" w14:textId="3D6E1C5F" w:rsidR="00715960" w:rsidRDefault="00463E7C" w:rsidP="00AB2532">
                            <w:pPr>
                              <w:rPr>
                                <w:rFonts w:ascii="Consolas" w:hAnsi="Consolas"/>
                              </w:rPr>
                            </w:pPr>
                            <w:r>
                              <w:rPr>
                                <w:rFonts w:ascii="Consolas" w:hAnsi="Consolas" w:hint="eastAsia"/>
                              </w:rPr>
                              <w:t>c</w:t>
                            </w:r>
                            <w:r>
                              <w:rPr>
                                <w:rFonts w:ascii="Consolas" w:hAnsi="Consolas"/>
                              </w:rPr>
                              <w:t>d cluster-backup</w:t>
                            </w:r>
                          </w:p>
                          <w:p w14:paraId="62D3EE2F" w14:textId="77777777" w:rsidR="00463E7C" w:rsidRDefault="00463E7C" w:rsidP="00AB2532">
                            <w:pPr>
                              <w:rPr>
                                <w:rFonts w:ascii="Consolas" w:hAnsi="Consolas"/>
                              </w:rPr>
                            </w:pPr>
                          </w:p>
                          <w:p w14:paraId="4E6A7483" w14:textId="50EE9204" w:rsidR="00161C48" w:rsidRDefault="00161C48" w:rsidP="00AB2532">
                            <w:pPr>
                              <w:rPr>
                                <w:rFonts w:ascii="Consolas" w:hAnsi="Consolas"/>
                              </w:rPr>
                            </w:pPr>
                            <w:r>
                              <w:rPr>
                                <w:rFonts w:ascii="Consolas" w:hAnsi="Consolas" w:hint="eastAsia"/>
                              </w:rPr>
                              <w:t>#</w:t>
                            </w:r>
                            <w:r w:rsidR="009B743C">
                              <w:rPr>
                                <w:rFonts w:ascii="Consolas" w:hAnsi="Consolas"/>
                              </w:rPr>
                              <w:t>##</w:t>
                            </w:r>
                            <w:r>
                              <w:rPr>
                                <w:rFonts w:ascii="Consolas" w:hAnsi="Consolas"/>
                              </w:rPr>
                              <w:t xml:space="preserve"> </w:t>
                            </w:r>
                            <w:r w:rsidR="009B743C">
                              <w:rPr>
                                <w:rFonts w:ascii="Consolas" w:hAnsi="Consolas" w:hint="eastAsia"/>
                              </w:rPr>
                              <w:t>選擇適合的</w:t>
                            </w:r>
                            <w:r w:rsidR="009B743C">
                              <w:rPr>
                                <w:rFonts w:ascii="Consolas" w:hAnsi="Consolas" w:hint="eastAsia"/>
                              </w:rPr>
                              <w:t>i</w:t>
                            </w:r>
                            <w:r w:rsidR="009B743C">
                              <w:rPr>
                                <w:rFonts w:ascii="Consolas" w:hAnsi="Consolas"/>
                              </w:rPr>
                              <w:t>mage</w:t>
                            </w:r>
                            <w:r w:rsidR="009B743C">
                              <w:rPr>
                                <w:rFonts w:ascii="Consolas" w:hAnsi="Consolas" w:hint="eastAsia"/>
                              </w:rPr>
                              <w:t>名稱和</w:t>
                            </w:r>
                            <w:r w:rsidR="009B743C">
                              <w:rPr>
                                <w:rFonts w:ascii="Consolas" w:hAnsi="Consolas" w:hint="eastAsia"/>
                              </w:rPr>
                              <w:t>tag</w:t>
                            </w:r>
                            <w:r w:rsidR="00907F76">
                              <w:rPr>
                                <w:rFonts w:ascii="Consolas" w:hAnsi="Consolas" w:hint="eastAsia"/>
                              </w:rPr>
                              <w:t>，</w:t>
                            </w:r>
                            <w:r w:rsidR="00907F76">
                              <w:rPr>
                                <w:rFonts w:ascii="Consolas" w:hAnsi="Consolas" w:hint="eastAsia"/>
                              </w:rPr>
                              <w:t>b</w:t>
                            </w:r>
                            <w:r w:rsidR="00907F76">
                              <w:rPr>
                                <w:rFonts w:ascii="Consolas" w:hAnsi="Consolas"/>
                              </w:rPr>
                              <w:t xml:space="preserve">uild </w:t>
                            </w:r>
                            <w:r w:rsidR="00907F76">
                              <w:rPr>
                                <w:rFonts w:ascii="Consolas" w:hAnsi="Consolas" w:hint="eastAsia"/>
                              </w:rPr>
                              <w:t>i</w:t>
                            </w:r>
                            <w:r w:rsidR="00907F76">
                              <w:rPr>
                                <w:rFonts w:ascii="Consolas" w:hAnsi="Consolas"/>
                              </w:rPr>
                              <w:t>m</w:t>
                            </w:r>
                            <w:r w:rsidR="005E0B30">
                              <w:rPr>
                                <w:rFonts w:ascii="Consolas" w:hAnsi="Consolas"/>
                              </w:rPr>
                              <w:t>a</w:t>
                            </w:r>
                            <w:r w:rsidR="00907F76">
                              <w:rPr>
                                <w:rFonts w:ascii="Consolas" w:hAnsi="Consolas"/>
                              </w:rPr>
                              <w:t>ge</w:t>
                            </w:r>
                            <w:r w:rsidR="00907F76">
                              <w:rPr>
                                <w:rFonts w:ascii="Consolas" w:hAnsi="Consolas" w:hint="eastAsia"/>
                              </w:rPr>
                              <w:t>環境需要</w:t>
                            </w:r>
                            <w:r w:rsidR="00907F76">
                              <w:rPr>
                                <w:rFonts w:ascii="Consolas" w:hAnsi="Consolas" w:hint="eastAsia"/>
                              </w:rPr>
                              <w:t>go</w:t>
                            </w:r>
                            <w:r w:rsidR="00907F76">
                              <w:rPr>
                                <w:rFonts w:ascii="Consolas" w:hAnsi="Consolas"/>
                              </w:rPr>
                              <w:t>1.22+</w:t>
                            </w:r>
                          </w:p>
                          <w:p w14:paraId="0B17BE3D" w14:textId="70088E57" w:rsidR="00463E7C" w:rsidRDefault="00463E7C" w:rsidP="00AB2532">
                            <w:pPr>
                              <w:rPr>
                                <w:rFonts w:ascii="Consolas" w:hAnsi="Consolas"/>
                              </w:rPr>
                            </w:pPr>
                            <w:r>
                              <w:rPr>
                                <w:rFonts w:ascii="Consolas" w:hAnsi="Consolas" w:hint="eastAsia"/>
                              </w:rPr>
                              <w:t>m</w:t>
                            </w:r>
                            <w:r>
                              <w:rPr>
                                <w:rFonts w:ascii="Consolas" w:hAnsi="Consolas"/>
                              </w:rPr>
                              <w:t xml:space="preserve">ake </w:t>
                            </w:r>
                            <w:r w:rsidR="00161C48" w:rsidRPr="00161C48">
                              <w:rPr>
                                <w:rFonts w:ascii="Consolas" w:hAnsi="Consolas"/>
                              </w:rPr>
                              <w:t>docker-build IMG=</w:t>
                            </w:r>
                            <w:del w:id="101" w:author="elvis_ting 丁士珉" w:date="2025-05-12T16:25:00Z" w16du:dateUtc="2025-05-12T08:25:00Z">
                              <w:r w:rsidR="00161C48" w:rsidRPr="00161C48">
                                <w:rPr>
                                  <w:rFonts w:ascii="Consolas" w:hAnsi="Consolas"/>
                                </w:rPr>
                                <w:delText>cluster-sync-operator</w:delText>
                              </w:r>
                            </w:del>
                            <w:ins w:id="102" w:author="elvis_ting 丁士珉" w:date="2025-05-12T16:25:00Z" w16du:dateUtc="2025-05-12T08:25:00Z">
                              <w:r w:rsidR="00791CE3">
                                <w:rPr>
                                  <w:rFonts w:ascii="Consolas" w:hAnsi="Consolas" w:hint="eastAsia"/>
                                </w:rPr>
                                <w:t>&lt;image-name&gt;</w:t>
                              </w:r>
                            </w:ins>
                            <w:r w:rsidR="00161C48" w:rsidRPr="00161C48">
                              <w:rPr>
                                <w:rFonts w:ascii="Consolas" w:hAnsi="Consolas"/>
                              </w:rPr>
                              <w:t>:</w:t>
                            </w:r>
                            <w:ins w:id="103" w:author="elvis_ting 丁士珉" w:date="2025-05-12T16:25:00Z" w16du:dateUtc="2025-05-12T08:25:00Z">
                              <w:r w:rsidR="00791CE3">
                                <w:rPr>
                                  <w:rFonts w:ascii="Consolas" w:hAnsi="Consolas" w:hint="eastAsia"/>
                                </w:rPr>
                                <w:t>&lt;tag&gt;</w:t>
                              </w:r>
                            </w:ins>
                            <w:del w:id="104" w:author="elvis_ting 丁士珉" w:date="2025-05-12T16:24:00Z" w16du:dateUtc="2025-05-12T08:24:00Z">
                              <w:r w:rsidR="00161C48">
                                <w:rPr>
                                  <w:rFonts w:ascii="Consolas" w:hAnsi="Consolas"/>
                                </w:rPr>
                                <w:delText>latest</w:delText>
                              </w:r>
                            </w:del>
                          </w:p>
                          <w:p w14:paraId="554E3EF8" w14:textId="77777777" w:rsidR="006A52C8" w:rsidRDefault="006A52C8" w:rsidP="00AB2532">
                            <w:pPr>
                              <w:rPr>
                                <w:rFonts w:ascii="Consolas" w:hAnsi="Consolas"/>
                              </w:rPr>
                            </w:pPr>
                          </w:p>
                          <w:p w14:paraId="6CA5BD98" w14:textId="35ED042B" w:rsidR="006A52C8" w:rsidRDefault="006A52C8" w:rsidP="00AB2532">
                            <w:pPr>
                              <w:rPr>
                                <w:rFonts w:ascii="Consolas" w:hAnsi="Consolas"/>
                              </w:rPr>
                            </w:pPr>
                            <w:r>
                              <w:rPr>
                                <w:rFonts w:ascii="Consolas" w:hAnsi="Consolas" w:hint="eastAsia"/>
                              </w:rPr>
                              <w:t>#</w:t>
                            </w:r>
                            <w:r w:rsidR="009B743C">
                              <w:rPr>
                                <w:rFonts w:ascii="Consolas" w:hAnsi="Consolas"/>
                              </w:rPr>
                              <w:t>##</w:t>
                            </w:r>
                            <w:r>
                              <w:rPr>
                                <w:rFonts w:ascii="Consolas" w:hAnsi="Consolas"/>
                              </w:rPr>
                              <w:t xml:space="preserve"> </w:t>
                            </w:r>
                            <w:r w:rsidR="00CB2D45">
                              <w:rPr>
                                <w:rFonts w:ascii="Consolas" w:hAnsi="Consolas" w:hint="eastAsia"/>
                              </w:rPr>
                              <w:t>如果需要推送</w:t>
                            </w:r>
                            <w:r w:rsidR="00CB2D45">
                              <w:rPr>
                                <w:rFonts w:ascii="Consolas" w:hAnsi="Consolas" w:hint="eastAsia"/>
                              </w:rPr>
                              <w:t>i</w:t>
                            </w:r>
                            <w:r w:rsidR="00CB2D45">
                              <w:rPr>
                                <w:rFonts w:ascii="Consolas" w:hAnsi="Consolas"/>
                              </w:rPr>
                              <w:t>mage</w:t>
                            </w:r>
                            <w:r w:rsidR="00CB2D45">
                              <w:rPr>
                                <w:rFonts w:ascii="Consolas" w:hAnsi="Consolas" w:hint="eastAsia"/>
                              </w:rPr>
                              <w:t>到遠端倉庫</w:t>
                            </w:r>
                          </w:p>
                          <w:p w14:paraId="5D9FB5C5" w14:textId="0D9F9006" w:rsidR="009B743C" w:rsidRPr="00715960" w:rsidRDefault="009B743C" w:rsidP="00AB2532">
                            <w:pPr>
                              <w:rPr>
                                <w:rFonts w:ascii="Consolas" w:hAnsi="Consolas"/>
                              </w:rPr>
                            </w:pPr>
                            <w:r w:rsidRPr="009B743C">
                              <w:rPr>
                                <w:rFonts w:ascii="Consolas" w:hAnsi="Consolas"/>
                              </w:rPr>
                              <w:t xml:space="preserve">make docker-build </w:t>
                            </w:r>
                            <w:r w:rsidRPr="007F7A7B">
                              <w:rPr>
                                <w:rFonts w:ascii="Consolas" w:hAnsi="Consolas"/>
                                <w:color w:val="C45911" w:themeColor="accent2" w:themeShade="BF"/>
                              </w:rPr>
                              <w:t>docker-push</w:t>
                            </w:r>
                            <w:r w:rsidRPr="009B743C">
                              <w:rPr>
                                <w:rFonts w:ascii="Consolas" w:hAnsi="Consolas"/>
                              </w:rPr>
                              <w:t xml:space="preserve"> IMG=&lt;some-registry&gt;/</w:t>
                            </w:r>
                            <w:ins w:id="105" w:author="elvis_ting 丁士珉" w:date="2025-05-12T16:25:00Z" w16du:dateUtc="2025-05-12T08:25:00Z">
                              <w:r w:rsidR="00791CE3">
                                <w:rPr>
                                  <w:rFonts w:ascii="Consolas" w:hAnsi="Consolas" w:hint="eastAsia"/>
                                </w:rPr>
                                <w:t>&lt;image-name&gt;</w:t>
                              </w:r>
                            </w:ins>
                            <w:del w:id="106" w:author="elvis_ting 丁士珉" w:date="2025-05-12T16:25:00Z" w16du:dateUtc="2025-05-12T08:25:00Z">
                              <w:r w:rsidRPr="009B743C">
                                <w:rPr>
                                  <w:rFonts w:ascii="Consolas" w:hAnsi="Consolas"/>
                                </w:rPr>
                                <w:delText>cluster-sync-operator</w:delText>
                              </w:r>
                            </w:del>
                            <w:r w:rsidRPr="009B743C">
                              <w:rPr>
                                <w:rFonts w:ascii="Consolas" w:hAnsi="Consolas"/>
                              </w:rPr>
                              <w:t>:</w:t>
                            </w:r>
                            <w:ins w:id="107" w:author="elvis_ting 丁士珉" w:date="2025-05-12T16:25:00Z" w16du:dateUtc="2025-05-12T08:25:00Z">
                              <w:r w:rsidR="00791CE3">
                                <w:rPr>
                                  <w:rFonts w:ascii="Consolas" w:hAnsi="Consolas" w:hint="eastAsia"/>
                                </w:rPr>
                                <w:t>&lt;</w:t>
                              </w:r>
                              <w:r w:rsidRPr="009B743C">
                                <w:rPr>
                                  <w:rFonts w:ascii="Consolas" w:hAnsi="Consolas"/>
                                </w:rPr>
                                <w:t>tag</w:t>
                              </w:r>
                              <w:r w:rsidR="00791CE3">
                                <w:rPr>
                                  <w:rFonts w:ascii="Consolas" w:hAnsi="Consolas" w:hint="eastAsia"/>
                                </w:rPr>
                                <w:t>&gt;</w:t>
                              </w:r>
                            </w:ins>
                            <w:del w:id="108" w:author="elvis_ting 丁士珉" w:date="2025-05-12T16:24:00Z" w16du:dateUtc="2025-05-12T08:24:00Z">
                              <w:r w:rsidRPr="009B743C" w:rsidDel="00740407">
                                <w:rPr>
                                  <w:rFonts w:ascii="Consolas" w:hAnsi="Consolas"/>
                                </w:rPr>
                                <w:delText>tag</w:delText>
                              </w:r>
                            </w:del>
                          </w:p>
                        </w:txbxContent>
                      </wps:txbx>
                      <wps:bodyPr rot="0" vert="horz" wrap="square" lIns="91440" tIns="45720" rIns="91440" bIns="45720" anchor="t" anchorCtr="0">
                        <a:spAutoFit/>
                      </wps:bodyPr>
                    </wps:wsp>
                  </a:graphicData>
                </a:graphic>
              </wp:inline>
            </w:drawing>
          </mc:Choice>
          <mc:Fallback>
            <w:pict>
              <v:shape w14:anchorId="0CD714D8" id="_x0000_s1029"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2+KwIAAEoEAAAOAAAAZHJzL2Uyb0RvYy54bWysVNtu2zAMfR+wfxD0vtjxnKwx4hRdugwD&#10;ugvQ7QNkWbaFyaImKbG7ry8l59btbZgfBFEkD8lD0uvbsVfkIKyToEs6n6WUCM2hlrot6Y/vuzc3&#10;lDjPdM0UaFHSJ+Ho7eb1q/VgCpFBB6oWliCIdsVgStp5b4okcbwTPXMzMEKjsgHbM4+ibZPasgHR&#10;e5VkabpMBrC1scCFc/h6PynpJuI3jeD+a9M44YkqKebm42njWYUz2axZ0VpmOsmPabB/yKJnUmPQ&#10;M9Q984zsrfwLqpfcgoPGzzj0CTSN5CLWgNXM0z+qeeyYEbEWJMeZM03u/8HyL4dH880SP76HERsY&#10;i3DmAfhPRzRsO6ZbcWctDJ1gNQaeB8qSwbji6BqodoULINXwGWpsMtt7iEBjY/vACtZJEB0b8HQm&#10;XYyecHxcZMvlKs8p4aib52m+zGJbElac3I11/qOAnoRLSS12NcKzw4PzIR1WnExCNAdK1jupVBTC&#10;JImtsuTAcAaqNouuat9jrtPbKsUvloW+J/OI+gJJaTKUdLXIFhNJL6LYtjrHCHAXwGuzXnqcdiX7&#10;kt6cjVgRqP2g6ziLnkk13bEqpY9cB3onov1YjUTWJX0bMg7UV1A/IfkWpuHGZcRLB/Y3JQMOdknd&#10;rz2zghL1SWMDV/M8D5sQhXzxDtkm9lpTXWuY5ghVUk/JdN36uD2RWnOHjd7J2IJLJseUcWAjh8fl&#10;ChtxLUeryy9g8wwAAP//AwBQSwMEFAAGAAgAAAAhAILZqX/cAAAABQEAAA8AAABkcnMvZG93bnJl&#10;di54bWxMj81qwzAQhO+FvIPYQG+NHBFK6nodSn8ovTQkae6KtbGNpZWxlMR9+6q9NJeFYYaZb4vV&#10;6Kw40xBazwjzWQaCuPKm5Rrha/d2twQRomajrWdC+KYAq3JyU+jc+Atv6LyNtUglHHKN0MTY51KG&#10;qiGnw8z3xMk7+sHpmORQSzPoSyp3Vqosu5dOt5wWGt3Tc0NVtz05hP07v65t15nN4uPT+5dw3O/M&#10;GvF2Oj49gog0xv8w/OIndCgT08Gf2ARhEdIj8e8mb6keFiAOCErNFciykNf05Q8AAAD//wMAUEsB&#10;Ai0AFAAGAAgAAAAhALaDOJL+AAAA4QEAABMAAAAAAAAAAAAAAAAAAAAAAFtDb250ZW50X1R5cGVz&#10;XS54bWxQSwECLQAUAAYACAAAACEAOP0h/9YAAACUAQAACwAAAAAAAAAAAAAAAAAvAQAAX3JlbHMv&#10;LnJlbHNQSwECLQAUAAYACAAAACEAjPaNvisCAABKBAAADgAAAAAAAAAAAAAAAAAuAgAAZHJzL2Uy&#10;b0RvYy54bWxQSwECLQAUAAYACAAAACEAgtmpf9wAAAAFAQAADwAAAAAAAAAAAAAAAACFBAAAZHJz&#10;L2Rvd25yZXYueG1sUEsFBgAAAAAEAAQA8wAAAI4FAAAAAA==&#10;" fillcolor="#cfcdcd [2894]">
                <v:textbox style="mso-fit-shape-to-text:t">
                  <w:txbxContent>
                    <w:p w14:paraId="3113DFF5" w14:textId="22D4D1BD" w:rsidR="00AB2532" w:rsidRDefault="00C2116E" w:rsidP="00AB2532">
                      <w:pPr>
                        <w:rPr>
                          <w:rFonts w:ascii="Consolas" w:hAnsi="Consolas"/>
                        </w:rPr>
                      </w:pPr>
                      <w:r>
                        <w:rPr>
                          <w:rFonts w:ascii="Consolas" w:hAnsi="Consolas"/>
                        </w:rPr>
                        <w:t xml:space="preserve">git clone </w:t>
                      </w:r>
                      <w:hyperlink r:id="rId14" w:history="1">
                        <w:r w:rsidR="00715960" w:rsidRPr="00FD1F5D">
                          <w:rPr>
                            <w:rStyle w:val="a8"/>
                            <w:rFonts w:ascii="Consolas" w:hAnsi="Consolas"/>
                          </w:rPr>
                          <w:t>https://git88.accton.com/ecpaas/cluster-backup.git</w:t>
                        </w:r>
                      </w:hyperlink>
                    </w:p>
                    <w:p w14:paraId="0C3B9F06" w14:textId="3D6E1C5F" w:rsidR="00715960" w:rsidRDefault="00463E7C" w:rsidP="00AB2532">
                      <w:pPr>
                        <w:rPr>
                          <w:rFonts w:ascii="Consolas" w:hAnsi="Consolas"/>
                        </w:rPr>
                      </w:pPr>
                      <w:r>
                        <w:rPr>
                          <w:rFonts w:ascii="Consolas" w:hAnsi="Consolas" w:hint="eastAsia"/>
                        </w:rPr>
                        <w:t>c</w:t>
                      </w:r>
                      <w:r>
                        <w:rPr>
                          <w:rFonts w:ascii="Consolas" w:hAnsi="Consolas"/>
                        </w:rPr>
                        <w:t>d cluster-backup</w:t>
                      </w:r>
                    </w:p>
                    <w:p w14:paraId="62D3EE2F" w14:textId="77777777" w:rsidR="00463E7C" w:rsidRDefault="00463E7C" w:rsidP="00AB2532">
                      <w:pPr>
                        <w:rPr>
                          <w:rFonts w:ascii="Consolas" w:hAnsi="Consolas"/>
                        </w:rPr>
                      </w:pPr>
                    </w:p>
                    <w:p w14:paraId="4E6A7483" w14:textId="50EE9204" w:rsidR="00161C48" w:rsidRDefault="00161C48" w:rsidP="00AB2532">
                      <w:pPr>
                        <w:rPr>
                          <w:rFonts w:ascii="Consolas" w:hAnsi="Consolas"/>
                        </w:rPr>
                      </w:pPr>
                      <w:r>
                        <w:rPr>
                          <w:rFonts w:ascii="Consolas" w:hAnsi="Consolas" w:hint="eastAsia"/>
                        </w:rPr>
                        <w:t>#</w:t>
                      </w:r>
                      <w:r w:rsidR="009B743C">
                        <w:rPr>
                          <w:rFonts w:ascii="Consolas" w:hAnsi="Consolas"/>
                        </w:rPr>
                        <w:t>##</w:t>
                      </w:r>
                      <w:r>
                        <w:rPr>
                          <w:rFonts w:ascii="Consolas" w:hAnsi="Consolas"/>
                        </w:rPr>
                        <w:t xml:space="preserve"> </w:t>
                      </w:r>
                      <w:r w:rsidR="009B743C">
                        <w:rPr>
                          <w:rFonts w:ascii="Consolas" w:hAnsi="Consolas" w:hint="eastAsia"/>
                        </w:rPr>
                        <w:t>選擇適合的</w:t>
                      </w:r>
                      <w:r w:rsidR="009B743C">
                        <w:rPr>
                          <w:rFonts w:ascii="Consolas" w:hAnsi="Consolas" w:hint="eastAsia"/>
                        </w:rPr>
                        <w:t>i</w:t>
                      </w:r>
                      <w:r w:rsidR="009B743C">
                        <w:rPr>
                          <w:rFonts w:ascii="Consolas" w:hAnsi="Consolas"/>
                        </w:rPr>
                        <w:t>mage</w:t>
                      </w:r>
                      <w:r w:rsidR="009B743C">
                        <w:rPr>
                          <w:rFonts w:ascii="Consolas" w:hAnsi="Consolas" w:hint="eastAsia"/>
                        </w:rPr>
                        <w:t>名稱和</w:t>
                      </w:r>
                      <w:r w:rsidR="009B743C">
                        <w:rPr>
                          <w:rFonts w:ascii="Consolas" w:hAnsi="Consolas" w:hint="eastAsia"/>
                        </w:rPr>
                        <w:t>tag</w:t>
                      </w:r>
                      <w:r w:rsidR="00907F76">
                        <w:rPr>
                          <w:rFonts w:ascii="Consolas" w:hAnsi="Consolas" w:hint="eastAsia"/>
                        </w:rPr>
                        <w:t>，</w:t>
                      </w:r>
                      <w:r w:rsidR="00907F76">
                        <w:rPr>
                          <w:rFonts w:ascii="Consolas" w:hAnsi="Consolas" w:hint="eastAsia"/>
                        </w:rPr>
                        <w:t>b</w:t>
                      </w:r>
                      <w:r w:rsidR="00907F76">
                        <w:rPr>
                          <w:rFonts w:ascii="Consolas" w:hAnsi="Consolas"/>
                        </w:rPr>
                        <w:t xml:space="preserve">uild </w:t>
                      </w:r>
                      <w:r w:rsidR="00907F76">
                        <w:rPr>
                          <w:rFonts w:ascii="Consolas" w:hAnsi="Consolas" w:hint="eastAsia"/>
                        </w:rPr>
                        <w:t>i</w:t>
                      </w:r>
                      <w:r w:rsidR="00907F76">
                        <w:rPr>
                          <w:rFonts w:ascii="Consolas" w:hAnsi="Consolas"/>
                        </w:rPr>
                        <w:t>m</w:t>
                      </w:r>
                      <w:r w:rsidR="005E0B30">
                        <w:rPr>
                          <w:rFonts w:ascii="Consolas" w:hAnsi="Consolas"/>
                        </w:rPr>
                        <w:t>a</w:t>
                      </w:r>
                      <w:r w:rsidR="00907F76">
                        <w:rPr>
                          <w:rFonts w:ascii="Consolas" w:hAnsi="Consolas"/>
                        </w:rPr>
                        <w:t>ge</w:t>
                      </w:r>
                      <w:r w:rsidR="00907F76">
                        <w:rPr>
                          <w:rFonts w:ascii="Consolas" w:hAnsi="Consolas" w:hint="eastAsia"/>
                        </w:rPr>
                        <w:t>環境需要</w:t>
                      </w:r>
                      <w:r w:rsidR="00907F76">
                        <w:rPr>
                          <w:rFonts w:ascii="Consolas" w:hAnsi="Consolas" w:hint="eastAsia"/>
                        </w:rPr>
                        <w:t>go</w:t>
                      </w:r>
                      <w:r w:rsidR="00907F76">
                        <w:rPr>
                          <w:rFonts w:ascii="Consolas" w:hAnsi="Consolas"/>
                        </w:rPr>
                        <w:t>1.22+</w:t>
                      </w:r>
                    </w:p>
                    <w:p w14:paraId="0B17BE3D" w14:textId="70088E57" w:rsidR="00463E7C" w:rsidRDefault="00463E7C" w:rsidP="00AB2532">
                      <w:pPr>
                        <w:rPr>
                          <w:rFonts w:ascii="Consolas" w:hAnsi="Consolas"/>
                        </w:rPr>
                      </w:pPr>
                      <w:r>
                        <w:rPr>
                          <w:rFonts w:ascii="Consolas" w:hAnsi="Consolas" w:hint="eastAsia"/>
                        </w:rPr>
                        <w:t>m</w:t>
                      </w:r>
                      <w:r>
                        <w:rPr>
                          <w:rFonts w:ascii="Consolas" w:hAnsi="Consolas"/>
                        </w:rPr>
                        <w:t xml:space="preserve">ake </w:t>
                      </w:r>
                      <w:r w:rsidR="00161C48" w:rsidRPr="00161C48">
                        <w:rPr>
                          <w:rFonts w:ascii="Consolas" w:hAnsi="Consolas"/>
                        </w:rPr>
                        <w:t>docker-build IMG=</w:t>
                      </w:r>
                      <w:del w:id="109" w:author="elvis_ting 丁士珉" w:date="2025-05-12T16:25:00Z" w16du:dateUtc="2025-05-12T08:25:00Z">
                        <w:r w:rsidR="00161C48" w:rsidRPr="00161C48">
                          <w:rPr>
                            <w:rFonts w:ascii="Consolas" w:hAnsi="Consolas"/>
                          </w:rPr>
                          <w:delText>cluster-sync-operator</w:delText>
                        </w:r>
                      </w:del>
                      <w:ins w:id="110" w:author="elvis_ting 丁士珉" w:date="2025-05-12T16:25:00Z" w16du:dateUtc="2025-05-12T08:25:00Z">
                        <w:r w:rsidR="00791CE3">
                          <w:rPr>
                            <w:rFonts w:ascii="Consolas" w:hAnsi="Consolas" w:hint="eastAsia"/>
                          </w:rPr>
                          <w:t>&lt;image-name&gt;</w:t>
                        </w:r>
                      </w:ins>
                      <w:r w:rsidR="00161C48" w:rsidRPr="00161C48">
                        <w:rPr>
                          <w:rFonts w:ascii="Consolas" w:hAnsi="Consolas"/>
                        </w:rPr>
                        <w:t>:</w:t>
                      </w:r>
                      <w:ins w:id="111" w:author="elvis_ting 丁士珉" w:date="2025-05-12T16:25:00Z" w16du:dateUtc="2025-05-12T08:25:00Z">
                        <w:r w:rsidR="00791CE3">
                          <w:rPr>
                            <w:rFonts w:ascii="Consolas" w:hAnsi="Consolas" w:hint="eastAsia"/>
                          </w:rPr>
                          <w:t>&lt;tag&gt;</w:t>
                        </w:r>
                      </w:ins>
                      <w:del w:id="112" w:author="elvis_ting 丁士珉" w:date="2025-05-12T16:24:00Z" w16du:dateUtc="2025-05-12T08:24:00Z">
                        <w:r w:rsidR="00161C48">
                          <w:rPr>
                            <w:rFonts w:ascii="Consolas" w:hAnsi="Consolas"/>
                          </w:rPr>
                          <w:delText>latest</w:delText>
                        </w:r>
                      </w:del>
                    </w:p>
                    <w:p w14:paraId="554E3EF8" w14:textId="77777777" w:rsidR="006A52C8" w:rsidRDefault="006A52C8" w:rsidP="00AB2532">
                      <w:pPr>
                        <w:rPr>
                          <w:rFonts w:ascii="Consolas" w:hAnsi="Consolas"/>
                        </w:rPr>
                      </w:pPr>
                    </w:p>
                    <w:p w14:paraId="6CA5BD98" w14:textId="35ED042B" w:rsidR="006A52C8" w:rsidRDefault="006A52C8" w:rsidP="00AB2532">
                      <w:pPr>
                        <w:rPr>
                          <w:rFonts w:ascii="Consolas" w:hAnsi="Consolas"/>
                        </w:rPr>
                      </w:pPr>
                      <w:r>
                        <w:rPr>
                          <w:rFonts w:ascii="Consolas" w:hAnsi="Consolas" w:hint="eastAsia"/>
                        </w:rPr>
                        <w:t>#</w:t>
                      </w:r>
                      <w:r w:rsidR="009B743C">
                        <w:rPr>
                          <w:rFonts w:ascii="Consolas" w:hAnsi="Consolas"/>
                        </w:rPr>
                        <w:t>##</w:t>
                      </w:r>
                      <w:r>
                        <w:rPr>
                          <w:rFonts w:ascii="Consolas" w:hAnsi="Consolas"/>
                        </w:rPr>
                        <w:t xml:space="preserve"> </w:t>
                      </w:r>
                      <w:r w:rsidR="00CB2D45">
                        <w:rPr>
                          <w:rFonts w:ascii="Consolas" w:hAnsi="Consolas" w:hint="eastAsia"/>
                        </w:rPr>
                        <w:t>如果需要推送</w:t>
                      </w:r>
                      <w:r w:rsidR="00CB2D45">
                        <w:rPr>
                          <w:rFonts w:ascii="Consolas" w:hAnsi="Consolas" w:hint="eastAsia"/>
                        </w:rPr>
                        <w:t>i</w:t>
                      </w:r>
                      <w:r w:rsidR="00CB2D45">
                        <w:rPr>
                          <w:rFonts w:ascii="Consolas" w:hAnsi="Consolas"/>
                        </w:rPr>
                        <w:t>mage</w:t>
                      </w:r>
                      <w:r w:rsidR="00CB2D45">
                        <w:rPr>
                          <w:rFonts w:ascii="Consolas" w:hAnsi="Consolas" w:hint="eastAsia"/>
                        </w:rPr>
                        <w:t>到遠端倉庫</w:t>
                      </w:r>
                    </w:p>
                    <w:p w14:paraId="5D9FB5C5" w14:textId="0D9F9006" w:rsidR="009B743C" w:rsidRPr="00715960" w:rsidRDefault="009B743C" w:rsidP="00AB2532">
                      <w:pPr>
                        <w:rPr>
                          <w:rFonts w:ascii="Consolas" w:hAnsi="Consolas"/>
                        </w:rPr>
                      </w:pPr>
                      <w:r w:rsidRPr="009B743C">
                        <w:rPr>
                          <w:rFonts w:ascii="Consolas" w:hAnsi="Consolas"/>
                        </w:rPr>
                        <w:t xml:space="preserve">make docker-build </w:t>
                      </w:r>
                      <w:r w:rsidRPr="007F7A7B">
                        <w:rPr>
                          <w:rFonts w:ascii="Consolas" w:hAnsi="Consolas"/>
                          <w:color w:val="C45911" w:themeColor="accent2" w:themeShade="BF"/>
                        </w:rPr>
                        <w:t>docker-push</w:t>
                      </w:r>
                      <w:r w:rsidRPr="009B743C">
                        <w:rPr>
                          <w:rFonts w:ascii="Consolas" w:hAnsi="Consolas"/>
                        </w:rPr>
                        <w:t xml:space="preserve"> IMG=&lt;some-registry&gt;/</w:t>
                      </w:r>
                      <w:ins w:id="113" w:author="elvis_ting 丁士珉" w:date="2025-05-12T16:25:00Z" w16du:dateUtc="2025-05-12T08:25:00Z">
                        <w:r w:rsidR="00791CE3">
                          <w:rPr>
                            <w:rFonts w:ascii="Consolas" w:hAnsi="Consolas" w:hint="eastAsia"/>
                          </w:rPr>
                          <w:t>&lt;image-name&gt;</w:t>
                        </w:r>
                      </w:ins>
                      <w:del w:id="114" w:author="elvis_ting 丁士珉" w:date="2025-05-12T16:25:00Z" w16du:dateUtc="2025-05-12T08:25:00Z">
                        <w:r w:rsidRPr="009B743C">
                          <w:rPr>
                            <w:rFonts w:ascii="Consolas" w:hAnsi="Consolas"/>
                          </w:rPr>
                          <w:delText>cluster-sync-operator</w:delText>
                        </w:r>
                      </w:del>
                      <w:r w:rsidRPr="009B743C">
                        <w:rPr>
                          <w:rFonts w:ascii="Consolas" w:hAnsi="Consolas"/>
                        </w:rPr>
                        <w:t>:</w:t>
                      </w:r>
                      <w:ins w:id="115" w:author="elvis_ting 丁士珉" w:date="2025-05-12T16:25:00Z" w16du:dateUtc="2025-05-12T08:25:00Z">
                        <w:r w:rsidR="00791CE3">
                          <w:rPr>
                            <w:rFonts w:ascii="Consolas" w:hAnsi="Consolas" w:hint="eastAsia"/>
                          </w:rPr>
                          <w:t>&lt;</w:t>
                        </w:r>
                        <w:r w:rsidRPr="009B743C">
                          <w:rPr>
                            <w:rFonts w:ascii="Consolas" w:hAnsi="Consolas"/>
                          </w:rPr>
                          <w:t>tag</w:t>
                        </w:r>
                        <w:r w:rsidR="00791CE3">
                          <w:rPr>
                            <w:rFonts w:ascii="Consolas" w:hAnsi="Consolas" w:hint="eastAsia"/>
                          </w:rPr>
                          <w:t>&gt;</w:t>
                        </w:r>
                      </w:ins>
                      <w:del w:id="116" w:author="elvis_ting 丁士珉" w:date="2025-05-12T16:24:00Z" w16du:dateUtc="2025-05-12T08:24:00Z">
                        <w:r w:rsidRPr="009B743C" w:rsidDel="00740407">
                          <w:rPr>
                            <w:rFonts w:ascii="Consolas" w:hAnsi="Consolas"/>
                          </w:rPr>
                          <w:delText>tag</w:delText>
                        </w:r>
                      </w:del>
                    </w:p>
                  </w:txbxContent>
                </v:textbox>
                <w10:anchorlock/>
              </v:shape>
            </w:pict>
          </mc:Fallback>
        </mc:AlternateContent>
      </w:r>
    </w:p>
    <w:p w14:paraId="67BF10B4" w14:textId="77777777" w:rsidR="00851A79" w:rsidRDefault="00851A79" w:rsidP="003F284C"/>
    <w:p w14:paraId="28C68770" w14:textId="30C19A92" w:rsidR="001F15BE" w:rsidRDefault="001F15BE" w:rsidP="003F284C">
      <w:r>
        <w:rPr>
          <w:rFonts w:hint="eastAsia"/>
        </w:rPr>
        <w:t>接著透過以下指令</w:t>
      </w:r>
      <w:r w:rsidR="003814B3">
        <w:rPr>
          <w:rFonts w:hint="eastAsia"/>
        </w:rPr>
        <w:t>佈署</w:t>
      </w:r>
      <w:r>
        <w:rPr>
          <w:rFonts w:hint="eastAsia"/>
        </w:rPr>
        <w:t>到</w:t>
      </w:r>
      <w:r>
        <w:rPr>
          <w:rFonts w:hint="eastAsia"/>
        </w:rPr>
        <w:t>c</w:t>
      </w:r>
      <w:r>
        <w:t>luster</w:t>
      </w:r>
      <w:r>
        <w:rPr>
          <w:rFonts w:hint="eastAsia"/>
        </w:rPr>
        <w:t>當中：</w:t>
      </w:r>
    </w:p>
    <w:p w14:paraId="05B0FEC4" w14:textId="6F6C9810" w:rsidR="001F15BE" w:rsidRDefault="001F15BE" w:rsidP="003F284C">
      <w:r>
        <w:rPr>
          <w:noProof/>
        </w:rPr>
        <w:lastRenderedPageBreak/>
        <mc:AlternateContent>
          <mc:Choice Requires="wps">
            <w:drawing>
              <wp:inline distT="0" distB="0" distL="0" distR="0" wp14:anchorId="341296BF" wp14:editId="482DFDD2">
                <wp:extent cx="5266944" cy="1404620"/>
                <wp:effectExtent l="0" t="0" r="10160" b="13970"/>
                <wp:docPr id="2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6CA77F01" w14:textId="4A0E7EF5" w:rsidR="005D7DA5" w:rsidRDefault="005D7DA5" w:rsidP="001F15BE">
                            <w:pPr>
                              <w:rPr>
                                <w:rFonts w:ascii="Consolas" w:hAnsi="Consolas"/>
                              </w:rPr>
                            </w:pPr>
                            <w:r>
                              <w:rPr>
                                <w:rFonts w:ascii="Consolas" w:hAnsi="Consolas" w:hint="eastAsia"/>
                              </w:rPr>
                              <w:t>#</w:t>
                            </w:r>
                            <w:r>
                              <w:rPr>
                                <w:rFonts w:ascii="Consolas" w:hAnsi="Consolas"/>
                              </w:rPr>
                              <w:t xml:space="preserve"> </w:t>
                            </w:r>
                            <w:r w:rsidR="000F7157">
                              <w:rPr>
                                <w:rFonts w:ascii="Consolas" w:hAnsi="Consolas" w:hint="eastAsia"/>
                              </w:rPr>
                              <w:t>使用建造的</w:t>
                            </w:r>
                            <w:r w:rsidR="000F7157">
                              <w:rPr>
                                <w:rFonts w:ascii="Consolas" w:hAnsi="Consolas" w:hint="eastAsia"/>
                              </w:rPr>
                              <w:t>image</w:t>
                            </w:r>
                            <w:r w:rsidR="000F7157">
                              <w:rPr>
                                <w:rFonts w:ascii="Consolas" w:hAnsi="Consolas" w:hint="eastAsia"/>
                              </w:rPr>
                              <w:t>，或是遠端倉庫中的</w:t>
                            </w:r>
                            <w:r w:rsidR="000F7157">
                              <w:rPr>
                                <w:rFonts w:ascii="Consolas" w:hAnsi="Consolas" w:hint="eastAsia"/>
                              </w:rPr>
                              <w:t>image</w:t>
                            </w:r>
                          </w:p>
                          <w:p w14:paraId="03B682F4" w14:textId="721F0C79" w:rsidR="001F15BE" w:rsidRPr="00715960" w:rsidRDefault="001F15BE" w:rsidP="001F15BE">
                            <w:pPr>
                              <w:rPr>
                                <w:rFonts w:ascii="Consolas" w:hAnsi="Consolas"/>
                              </w:rPr>
                            </w:pPr>
                            <w:r>
                              <w:rPr>
                                <w:rFonts w:ascii="Consolas" w:hAnsi="Consolas" w:hint="eastAsia"/>
                              </w:rPr>
                              <w:t>m</w:t>
                            </w:r>
                            <w:r>
                              <w:rPr>
                                <w:rFonts w:ascii="Consolas" w:hAnsi="Consolas"/>
                              </w:rPr>
                              <w:t xml:space="preserve">ake deploy </w:t>
                            </w:r>
                            <w:r w:rsidR="007C24F8" w:rsidRPr="00161C48">
                              <w:rPr>
                                <w:rFonts w:ascii="Consolas" w:hAnsi="Consolas"/>
                              </w:rPr>
                              <w:t>IMG=</w:t>
                            </w:r>
                            <w:del w:id="117" w:author="elvis_ting 丁士珉" w:date="2025-05-12T16:26:00Z" w16du:dateUtc="2025-05-12T08:26:00Z">
                              <w:r w:rsidR="007C24F8" w:rsidRPr="00161C48">
                                <w:rPr>
                                  <w:rFonts w:ascii="Consolas" w:hAnsi="Consolas"/>
                                </w:rPr>
                                <w:delText>cluster-sync-operator</w:delText>
                              </w:r>
                            </w:del>
                            <w:ins w:id="118" w:author="elvis_ting 丁士珉" w:date="2025-05-12T16:26:00Z" w16du:dateUtc="2025-05-12T08:26:00Z">
                              <w:r w:rsidR="00791CE3">
                                <w:rPr>
                                  <w:rFonts w:ascii="Consolas" w:hAnsi="Consolas" w:hint="eastAsia"/>
                                </w:rPr>
                                <w:t>&lt;image-name&gt;</w:t>
                              </w:r>
                            </w:ins>
                            <w:r w:rsidR="007C24F8" w:rsidRPr="00161C48">
                              <w:rPr>
                                <w:rFonts w:ascii="Consolas" w:hAnsi="Consolas"/>
                              </w:rPr>
                              <w:t>:</w:t>
                            </w:r>
                            <w:ins w:id="119" w:author="elvis_ting 丁士珉" w:date="2025-05-12T16:26:00Z" w16du:dateUtc="2025-05-12T08:26:00Z">
                              <w:r w:rsidR="00791CE3">
                                <w:rPr>
                                  <w:rFonts w:ascii="Consolas" w:hAnsi="Consolas" w:hint="eastAsia"/>
                                </w:rPr>
                                <w:t>&lt;tag&gt;</w:t>
                              </w:r>
                            </w:ins>
                            <w:del w:id="120" w:author="elvis_ting 丁士珉" w:date="2025-05-12T16:24:00Z" w16du:dateUtc="2025-05-12T08:24:00Z">
                              <w:r w:rsidR="007C24F8">
                                <w:rPr>
                                  <w:rFonts w:ascii="Consolas" w:hAnsi="Consolas"/>
                                </w:rPr>
                                <w:delText>latest</w:delText>
                              </w:r>
                            </w:del>
                          </w:p>
                        </w:txbxContent>
                      </wps:txbx>
                      <wps:bodyPr rot="0" vert="horz" wrap="square" lIns="91440" tIns="45720" rIns="91440" bIns="45720" anchor="t" anchorCtr="0">
                        <a:spAutoFit/>
                      </wps:bodyPr>
                    </wps:wsp>
                  </a:graphicData>
                </a:graphic>
              </wp:inline>
            </w:drawing>
          </mc:Choice>
          <mc:Fallback>
            <w:pict>
              <v:shape w14:anchorId="341296BF" id="_x0000_s1030"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QKwIAAEo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i6pHnIOFBfQX1E8i1Mw43LiJcO7C9KBhzskrqf&#10;e2YFJeqjxgau5nkeNiEK+eItsk3sraa61TDNEaqknpLpuvVxeyK15gEbvZOxBddMTinjwEYOT8sV&#10;NuJWjlbXX8DmNwAAAP//AwBQSwMEFAAGAAgAAAAhAILZqX/cAAAABQEAAA8AAABkcnMvZG93bnJl&#10;di54bWxMj81qwzAQhO+FvIPYQG+NHBFK6nodSn8ovTQkae6KtbGNpZWxlMR9+6q9NJeFYYaZb4vV&#10;6Kw40xBazwjzWQaCuPKm5Rrha/d2twQRomajrWdC+KYAq3JyU+jc+Atv6LyNtUglHHKN0MTY51KG&#10;qiGnw8z3xMk7+sHpmORQSzPoSyp3Vqosu5dOt5wWGt3Tc0NVtz05hP07v65t15nN4uPT+5dw3O/M&#10;GvF2Oj49gog0xv8w/OIndCgT08Gf2ARhEdIj8e8mb6keFiAOCErNFciykNf05Q8AAAD//wMAUEsB&#10;Ai0AFAAGAAgAAAAhALaDOJL+AAAA4QEAABMAAAAAAAAAAAAAAAAAAAAAAFtDb250ZW50X1R5cGVz&#10;XS54bWxQSwECLQAUAAYACAAAACEAOP0h/9YAAACUAQAACwAAAAAAAAAAAAAAAAAvAQAAX3JlbHMv&#10;LnJlbHNQSwECLQAUAAYACAAAACEAcfsXECsCAABKBAAADgAAAAAAAAAAAAAAAAAuAgAAZHJzL2Uy&#10;b0RvYy54bWxQSwECLQAUAAYACAAAACEAgtmpf9wAAAAFAQAADwAAAAAAAAAAAAAAAACFBAAAZHJz&#10;L2Rvd25yZXYueG1sUEsFBgAAAAAEAAQA8wAAAI4FAAAAAA==&#10;" fillcolor="#cfcdcd [2894]">
                <v:textbox style="mso-fit-shape-to-text:t">
                  <w:txbxContent>
                    <w:p w14:paraId="6CA77F01" w14:textId="4A0E7EF5" w:rsidR="005D7DA5" w:rsidRDefault="005D7DA5" w:rsidP="001F15BE">
                      <w:pPr>
                        <w:rPr>
                          <w:rFonts w:ascii="Consolas" w:hAnsi="Consolas"/>
                        </w:rPr>
                      </w:pPr>
                      <w:r>
                        <w:rPr>
                          <w:rFonts w:ascii="Consolas" w:hAnsi="Consolas" w:hint="eastAsia"/>
                        </w:rPr>
                        <w:t>#</w:t>
                      </w:r>
                      <w:r>
                        <w:rPr>
                          <w:rFonts w:ascii="Consolas" w:hAnsi="Consolas"/>
                        </w:rPr>
                        <w:t xml:space="preserve"> </w:t>
                      </w:r>
                      <w:r w:rsidR="000F7157">
                        <w:rPr>
                          <w:rFonts w:ascii="Consolas" w:hAnsi="Consolas" w:hint="eastAsia"/>
                        </w:rPr>
                        <w:t>使用建造的</w:t>
                      </w:r>
                      <w:r w:rsidR="000F7157">
                        <w:rPr>
                          <w:rFonts w:ascii="Consolas" w:hAnsi="Consolas" w:hint="eastAsia"/>
                        </w:rPr>
                        <w:t>image</w:t>
                      </w:r>
                      <w:r w:rsidR="000F7157">
                        <w:rPr>
                          <w:rFonts w:ascii="Consolas" w:hAnsi="Consolas" w:hint="eastAsia"/>
                        </w:rPr>
                        <w:t>，或是遠端倉庫中的</w:t>
                      </w:r>
                      <w:r w:rsidR="000F7157">
                        <w:rPr>
                          <w:rFonts w:ascii="Consolas" w:hAnsi="Consolas" w:hint="eastAsia"/>
                        </w:rPr>
                        <w:t>image</w:t>
                      </w:r>
                    </w:p>
                    <w:p w14:paraId="03B682F4" w14:textId="721F0C79" w:rsidR="001F15BE" w:rsidRPr="00715960" w:rsidRDefault="001F15BE" w:rsidP="001F15BE">
                      <w:pPr>
                        <w:rPr>
                          <w:rFonts w:ascii="Consolas" w:hAnsi="Consolas"/>
                        </w:rPr>
                      </w:pPr>
                      <w:r>
                        <w:rPr>
                          <w:rFonts w:ascii="Consolas" w:hAnsi="Consolas" w:hint="eastAsia"/>
                        </w:rPr>
                        <w:t>m</w:t>
                      </w:r>
                      <w:r>
                        <w:rPr>
                          <w:rFonts w:ascii="Consolas" w:hAnsi="Consolas"/>
                        </w:rPr>
                        <w:t xml:space="preserve">ake deploy </w:t>
                      </w:r>
                      <w:r w:rsidR="007C24F8" w:rsidRPr="00161C48">
                        <w:rPr>
                          <w:rFonts w:ascii="Consolas" w:hAnsi="Consolas"/>
                        </w:rPr>
                        <w:t>IMG=</w:t>
                      </w:r>
                      <w:del w:id="121" w:author="elvis_ting 丁士珉" w:date="2025-05-12T16:26:00Z" w16du:dateUtc="2025-05-12T08:26:00Z">
                        <w:r w:rsidR="007C24F8" w:rsidRPr="00161C48">
                          <w:rPr>
                            <w:rFonts w:ascii="Consolas" w:hAnsi="Consolas"/>
                          </w:rPr>
                          <w:delText>cluster-sync-operator</w:delText>
                        </w:r>
                      </w:del>
                      <w:ins w:id="122" w:author="elvis_ting 丁士珉" w:date="2025-05-12T16:26:00Z" w16du:dateUtc="2025-05-12T08:26:00Z">
                        <w:r w:rsidR="00791CE3">
                          <w:rPr>
                            <w:rFonts w:ascii="Consolas" w:hAnsi="Consolas" w:hint="eastAsia"/>
                          </w:rPr>
                          <w:t>&lt;image-name&gt;</w:t>
                        </w:r>
                      </w:ins>
                      <w:r w:rsidR="007C24F8" w:rsidRPr="00161C48">
                        <w:rPr>
                          <w:rFonts w:ascii="Consolas" w:hAnsi="Consolas"/>
                        </w:rPr>
                        <w:t>:</w:t>
                      </w:r>
                      <w:ins w:id="123" w:author="elvis_ting 丁士珉" w:date="2025-05-12T16:26:00Z" w16du:dateUtc="2025-05-12T08:26:00Z">
                        <w:r w:rsidR="00791CE3">
                          <w:rPr>
                            <w:rFonts w:ascii="Consolas" w:hAnsi="Consolas" w:hint="eastAsia"/>
                          </w:rPr>
                          <w:t>&lt;tag&gt;</w:t>
                        </w:r>
                      </w:ins>
                      <w:del w:id="124" w:author="elvis_ting 丁士珉" w:date="2025-05-12T16:24:00Z" w16du:dateUtc="2025-05-12T08:24:00Z">
                        <w:r w:rsidR="007C24F8">
                          <w:rPr>
                            <w:rFonts w:ascii="Consolas" w:hAnsi="Consolas"/>
                          </w:rPr>
                          <w:delText>latest</w:delText>
                        </w:r>
                      </w:del>
                    </w:p>
                  </w:txbxContent>
                </v:textbox>
                <w10:anchorlock/>
              </v:shape>
            </w:pict>
          </mc:Fallback>
        </mc:AlternateContent>
      </w:r>
    </w:p>
    <w:p w14:paraId="260BECC5" w14:textId="77777777" w:rsidR="00BB71FC" w:rsidRDefault="00BB71FC" w:rsidP="003F284C"/>
    <w:p w14:paraId="4675CF86" w14:textId="20D841C1" w:rsidR="00193684" w:rsidRDefault="00193684" w:rsidP="003F284C">
      <w:r>
        <w:rPr>
          <w:rFonts w:hint="eastAsia"/>
        </w:rPr>
        <w:t>不需要使用時</w:t>
      </w:r>
      <w:r w:rsidR="00936B77">
        <w:rPr>
          <w:rFonts w:hint="eastAsia"/>
        </w:rPr>
        <w:t>，透過以下指令移除</w:t>
      </w:r>
      <w:r w:rsidR="00936B77">
        <w:rPr>
          <w:rFonts w:hint="eastAsia"/>
        </w:rPr>
        <w:t>operator</w:t>
      </w:r>
      <w:r w:rsidR="00936B77">
        <w:rPr>
          <w:rFonts w:hint="eastAsia"/>
        </w:rPr>
        <w:t>：</w:t>
      </w:r>
    </w:p>
    <w:p w14:paraId="1CB78413" w14:textId="7C26EDA7" w:rsidR="00936B77" w:rsidRDefault="00936B77" w:rsidP="003F284C">
      <w:r>
        <w:rPr>
          <w:noProof/>
        </w:rPr>
        <mc:AlternateContent>
          <mc:Choice Requires="wps">
            <w:drawing>
              <wp:inline distT="0" distB="0" distL="0" distR="0" wp14:anchorId="7C7814DA" wp14:editId="25C4F2B2">
                <wp:extent cx="5266944" cy="1404620"/>
                <wp:effectExtent l="0" t="0" r="10160" b="13970"/>
                <wp:docPr id="2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7A6A994A" w14:textId="545DB17F" w:rsidR="00936B77" w:rsidRPr="00715960" w:rsidRDefault="00936B77" w:rsidP="00936B77">
                            <w:pPr>
                              <w:rPr>
                                <w:rFonts w:ascii="Consolas" w:hAnsi="Consolas"/>
                              </w:rPr>
                            </w:pPr>
                            <w:r>
                              <w:rPr>
                                <w:rFonts w:ascii="Consolas" w:hAnsi="Consolas" w:hint="eastAsia"/>
                              </w:rPr>
                              <w:t>m</w:t>
                            </w:r>
                            <w:r>
                              <w:rPr>
                                <w:rFonts w:ascii="Consolas" w:hAnsi="Consolas"/>
                              </w:rPr>
                              <w:t xml:space="preserve">ake </w:t>
                            </w:r>
                            <w:proofErr w:type="spellStart"/>
                            <w:r w:rsidR="00076FD0">
                              <w:rPr>
                                <w:rFonts w:ascii="Consolas" w:hAnsi="Consolas"/>
                              </w:rPr>
                              <w:t>un</w:t>
                            </w:r>
                            <w:r>
                              <w:rPr>
                                <w:rFonts w:ascii="Consolas" w:hAnsi="Consolas"/>
                              </w:rPr>
                              <w:t>deploy</w:t>
                            </w:r>
                            <w:proofErr w:type="spellEnd"/>
                          </w:p>
                        </w:txbxContent>
                      </wps:txbx>
                      <wps:bodyPr rot="0" vert="horz" wrap="square" lIns="91440" tIns="45720" rIns="91440" bIns="45720" anchor="t" anchorCtr="0">
                        <a:spAutoFit/>
                      </wps:bodyPr>
                    </wps:wsp>
                  </a:graphicData>
                </a:graphic>
              </wp:inline>
            </w:drawing>
          </mc:Choice>
          <mc:Fallback>
            <w:pict>
              <v:shape w14:anchorId="7C7814DA" id="_x0000_s1031"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nmKgIAAEo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gaeQsZB+orqI9IvoVpuHEZ8dKB/UXJgINdUvdz&#10;z6ygRH3U2MDVPM/DJkQhX7xFtom91VS3GqY5QpXUUzJdtz5uT6TWPGCjdzK24JrJKWUc2MjhabnC&#10;RtzK0er6C9j8BgAA//8DAFBLAwQUAAYACAAAACEAgtmpf9wAAAAFAQAADwAAAGRycy9kb3ducmV2&#10;LnhtbEyPzWrDMBCE74W8g9hAb40cEUrqeh1Kfyi9NCRp7oq1sY2llbGUxH37qr00l4Vhhplvi9Xo&#10;rDjTEFrPCPNZBoK48qblGuFr93a3BBGiZqOtZ0L4pgCrcnJT6Nz4C2/ovI21SCUcco3QxNjnUoaq&#10;IafDzPfEyTv6wemY5FBLM+hLKndWqiy7l063nBYa3dNzQ1W3PTmE/Tu/rm3Xmc3i49P7l3Dc78wa&#10;8XY6Pj2CiDTG/zD84id0KBPTwZ/YBGER0iPx7yZvqR4WIA4ISs0VyLKQ1/TlDwAAAP//AwBQSwEC&#10;LQAUAAYACAAAACEAtoM4kv4AAADhAQAAEwAAAAAAAAAAAAAAAAAAAAAAW0NvbnRlbnRfVHlwZXNd&#10;LnhtbFBLAQItABQABgAIAAAAIQA4/SH/1gAAAJQBAAALAAAAAAAAAAAAAAAAAC8BAABfcmVscy8u&#10;cmVsc1BLAQItABQABgAIAAAAIQCjTHnmKgIAAEoEAAAOAAAAAAAAAAAAAAAAAC4CAABkcnMvZTJv&#10;RG9jLnhtbFBLAQItABQABgAIAAAAIQCC2al/3AAAAAUBAAAPAAAAAAAAAAAAAAAAAIQEAABkcnMv&#10;ZG93bnJldi54bWxQSwUGAAAAAAQABADzAAAAjQUAAAAA&#10;" fillcolor="#cfcdcd [2894]">
                <v:textbox style="mso-fit-shape-to-text:t">
                  <w:txbxContent>
                    <w:p w14:paraId="7A6A994A" w14:textId="545DB17F" w:rsidR="00936B77" w:rsidRPr="00715960" w:rsidRDefault="00936B77" w:rsidP="00936B77">
                      <w:pPr>
                        <w:rPr>
                          <w:rFonts w:ascii="Consolas" w:hAnsi="Consolas"/>
                        </w:rPr>
                      </w:pPr>
                      <w:r>
                        <w:rPr>
                          <w:rFonts w:ascii="Consolas" w:hAnsi="Consolas" w:hint="eastAsia"/>
                        </w:rPr>
                        <w:t>m</w:t>
                      </w:r>
                      <w:r>
                        <w:rPr>
                          <w:rFonts w:ascii="Consolas" w:hAnsi="Consolas"/>
                        </w:rPr>
                        <w:t xml:space="preserve">ake </w:t>
                      </w:r>
                      <w:proofErr w:type="spellStart"/>
                      <w:r w:rsidR="00076FD0">
                        <w:rPr>
                          <w:rFonts w:ascii="Consolas" w:hAnsi="Consolas"/>
                        </w:rPr>
                        <w:t>un</w:t>
                      </w:r>
                      <w:r>
                        <w:rPr>
                          <w:rFonts w:ascii="Consolas" w:hAnsi="Consolas"/>
                        </w:rPr>
                        <w:t>deploy</w:t>
                      </w:r>
                      <w:proofErr w:type="spellEnd"/>
                    </w:p>
                  </w:txbxContent>
                </v:textbox>
                <w10:anchorlock/>
              </v:shape>
            </w:pict>
          </mc:Fallback>
        </mc:AlternateContent>
      </w:r>
    </w:p>
    <w:p w14:paraId="17D49072" w14:textId="77777777" w:rsidR="00193684" w:rsidRDefault="00193684" w:rsidP="003F284C"/>
    <w:p w14:paraId="4E2820C5" w14:textId="64A3644E" w:rsidR="00692CDF" w:rsidRDefault="008165FC" w:rsidP="00692CDF">
      <w:pPr>
        <w:pStyle w:val="3"/>
        <w:numPr>
          <w:ilvl w:val="1"/>
          <w:numId w:val="2"/>
        </w:numPr>
      </w:pPr>
      <w:r>
        <w:rPr>
          <w:rFonts w:hint="eastAsia"/>
        </w:rPr>
        <w:t>設定方式</w:t>
      </w:r>
    </w:p>
    <w:p w14:paraId="12FA524E" w14:textId="025314B9" w:rsidR="00692CDF" w:rsidRDefault="00F554B5" w:rsidP="003F284C">
      <w:r>
        <w:rPr>
          <w:rFonts w:hint="eastAsia"/>
        </w:rPr>
        <w:t>安裝完</w:t>
      </w:r>
      <w:r>
        <w:rPr>
          <w:rFonts w:hint="eastAsia"/>
        </w:rPr>
        <w:t>Velero</w:t>
      </w:r>
      <w:r>
        <w:rPr>
          <w:rFonts w:hint="eastAsia"/>
        </w:rPr>
        <w:t>和</w:t>
      </w:r>
      <w:r>
        <w:rPr>
          <w:rFonts w:hint="eastAsia"/>
        </w:rPr>
        <w:t>Cluster Sync Operator</w:t>
      </w:r>
      <w:r>
        <w:rPr>
          <w:rFonts w:hint="eastAsia"/>
        </w:rPr>
        <w:t>之後，就可以在集群上使用</w:t>
      </w:r>
      <w:r>
        <w:rPr>
          <w:rFonts w:hint="eastAsia"/>
        </w:rPr>
        <w:t>Cluster Sync</w:t>
      </w:r>
      <w:r>
        <w:rPr>
          <w:rFonts w:hint="eastAsia"/>
        </w:rPr>
        <w:t>功能了，接下來將逐一介紹</w:t>
      </w:r>
      <w:r>
        <w:rPr>
          <w:rFonts w:hint="eastAsia"/>
        </w:rPr>
        <w:t>C</w:t>
      </w:r>
      <w:r>
        <w:t>luster Sync</w:t>
      </w:r>
      <w:r>
        <w:rPr>
          <w:rFonts w:hint="eastAsia"/>
        </w:rPr>
        <w:t>中的</w:t>
      </w:r>
      <w:del w:id="125" w:author="elvis_ting 丁士珉" w:date="2025-05-12T16:39:00Z" w16du:dateUtc="2025-05-12T08:39:00Z">
        <w:r>
          <w:rPr>
            <w:rFonts w:hint="eastAsia"/>
          </w:rPr>
          <w:delText>4</w:delText>
        </w:r>
        <w:r>
          <w:rPr>
            <w:rFonts w:hint="eastAsia"/>
          </w:rPr>
          <w:delText>項</w:delText>
        </w:r>
      </w:del>
      <w:ins w:id="126" w:author="elvis_ting 丁士珉" w:date="2025-05-12T16:39:00Z" w16du:dateUtc="2025-05-12T08:39:00Z">
        <w:r w:rsidR="0049578B">
          <w:rPr>
            <w:rFonts w:hint="eastAsia"/>
          </w:rPr>
          <w:t>主要</w:t>
        </w:r>
      </w:ins>
      <w:r>
        <w:rPr>
          <w:rFonts w:hint="eastAsia"/>
        </w:rPr>
        <w:t>設定</w:t>
      </w:r>
      <w:ins w:id="127" w:author="elvis_ting 丁士珉" w:date="2025-05-12T16:39:00Z" w16du:dateUtc="2025-05-12T08:39:00Z">
        <w:r w:rsidR="00313240">
          <w:rPr>
            <w:rFonts w:hint="eastAsia"/>
          </w:rPr>
          <w:t>頁面</w:t>
        </w:r>
      </w:ins>
      <w:r>
        <w:rPr>
          <w:rFonts w:hint="eastAsia"/>
        </w:rPr>
        <w:t>還有不同場景中可以透過什麼樣的設定</w:t>
      </w:r>
      <w:r w:rsidR="00D05776">
        <w:rPr>
          <w:rFonts w:hint="eastAsia"/>
        </w:rPr>
        <w:t>搭配</w:t>
      </w:r>
      <w:r>
        <w:rPr>
          <w:rFonts w:hint="eastAsia"/>
        </w:rPr>
        <w:t>來達成</w:t>
      </w:r>
      <w:r w:rsidR="00D05776">
        <w:rPr>
          <w:rFonts w:hint="eastAsia"/>
        </w:rPr>
        <w:t>。</w:t>
      </w:r>
    </w:p>
    <w:p w14:paraId="739AC412" w14:textId="77777777" w:rsidR="00692CDF" w:rsidRDefault="00692CDF" w:rsidP="003F284C"/>
    <w:p w14:paraId="4B7F24B0" w14:textId="493B81A1" w:rsidR="00FC45D7" w:rsidRDefault="00FC45D7" w:rsidP="00FC45D7">
      <w:pPr>
        <w:pStyle w:val="2"/>
        <w:numPr>
          <w:ilvl w:val="0"/>
          <w:numId w:val="2"/>
        </w:numPr>
        <w:rPr>
          <w:sz w:val="40"/>
          <w:szCs w:val="40"/>
        </w:rPr>
      </w:pPr>
      <w:r>
        <w:rPr>
          <w:rFonts w:hint="eastAsia"/>
          <w:sz w:val="40"/>
          <w:szCs w:val="40"/>
        </w:rPr>
        <w:t>Re</w:t>
      </w:r>
      <w:r>
        <w:rPr>
          <w:sz w:val="40"/>
          <w:szCs w:val="40"/>
        </w:rPr>
        <w:t>pository</w:t>
      </w:r>
      <w:r>
        <w:rPr>
          <w:rFonts w:hint="eastAsia"/>
          <w:sz w:val="40"/>
          <w:szCs w:val="40"/>
        </w:rPr>
        <w:t>儲存庫</w:t>
      </w:r>
    </w:p>
    <w:p w14:paraId="5CDFFF15" w14:textId="06E8BE23" w:rsidR="00770276" w:rsidRPr="00770276" w:rsidRDefault="00770276" w:rsidP="00770276">
      <w:pPr>
        <w:pStyle w:val="3"/>
        <w:numPr>
          <w:ilvl w:val="1"/>
          <w:numId w:val="2"/>
        </w:numPr>
      </w:pPr>
      <w:r>
        <w:rPr>
          <w:rFonts w:hint="eastAsia"/>
        </w:rPr>
        <w:t>說明</w:t>
      </w:r>
    </w:p>
    <w:p w14:paraId="19CA3D0E" w14:textId="0D6350F5" w:rsidR="00777952" w:rsidRDefault="00F3430F" w:rsidP="003F284C">
      <w:r>
        <w:rPr>
          <w:rFonts w:hint="eastAsia"/>
        </w:rPr>
        <w:t>儲存庫是用來保存集群中備份出來的資料，</w:t>
      </w:r>
      <w:r w:rsidR="00866534">
        <w:rPr>
          <w:rFonts w:hint="eastAsia"/>
        </w:rPr>
        <w:t>所以</w:t>
      </w:r>
      <w:r w:rsidR="00AC4BFD">
        <w:rPr>
          <w:rFonts w:hint="eastAsia"/>
        </w:rPr>
        <w:t>在</w:t>
      </w:r>
      <w:r w:rsidR="00866534">
        <w:rPr>
          <w:rFonts w:hint="eastAsia"/>
        </w:rPr>
        <w:t>使用</w:t>
      </w:r>
      <w:del w:id="128" w:author="elvis_ting 丁士珉" w:date="2025-05-16T09:38:00Z" w16du:dateUtc="2025-05-16T01:38:00Z">
        <w:r w:rsidR="00866534">
          <w:rPr>
            <w:rFonts w:hint="eastAsia"/>
          </w:rPr>
          <w:delText>其他</w:delText>
        </w:r>
      </w:del>
      <w:r w:rsidR="00866534">
        <w:rPr>
          <w:rFonts w:hint="eastAsia"/>
        </w:rPr>
        <w:t>備份</w:t>
      </w:r>
      <w:ins w:id="129" w:author="elvis_ting 丁士珉" w:date="2025-05-16T09:38:00Z" w16du:dateUtc="2025-05-16T01:38:00Z">
        <w:r w:rsidR="007336B9">
          <w:rPr>
            <w:rFonts w:hint="eastAsia"/>
          </w:rPr>
          <w:t>或復原</w:t>
        </w:r>
      </w:ins>
      <w:r w:rsidR="00866534">
        <w:rPr>
          <w:rFonts w:hint="eastAsia"/>
        </w:rPr>
        <w:t>功能前，都必須新增至少一個儲存庫。</w:t>
      </w:r>
      <w:r w:rsidR="00D20E84">
        <w:rPr>
          <w:rFonts w:hint="eastAsia"/>
        </w:rPr>
        <w:t>在儲存庫設定中，使用者可以設定當前集群連線</w:t>
      </w:r>
      <w:r w:rsidR="0014545E">
        <w:rPr>
          <w:rFonts w:hint="eastAsia"/>
        </w:rPr>
        <w:t>到哪一個</w:t>
      </w:r>
      <w:r w:rsidR="0014545E">
        <w:rPr>
          <w:rFonts w:hint="eastAsia"/>
        </w:rPr>
        <w:t>S3</w:t>
      </w:r>
      <w:r w:rsidR="0014545E">
        <w:rPr>
          <w:rFonts w:hint="eastAsia"/>
        </w:rPr>
        <w:t>儲存庫，一個集群可以同時連線到多個儲存庫，</w:t>
      </w:r>
      <w:r w:rsidR="002D3EAA">
        <w:rPr>
          <w:rFonts w:hint="eastAsia"/>
        </w:rPr>
        <w:t>並且可以選擇其中一個</w:t>
      </w:r>
      <w:r w:rsidR="00E560E6">
        <w:rPr>
          <w:rFonts w:hint="eastAsia"/>
        </w:rPr>
        <w:t>儲存</w:t>
      </w:r>
      <w:r w:rsidR="002D3EAA">
        <w:rPr>
          <w:rFonts w:hint="eastAsia"/>
        </w:rPr>
        <w:t>庫作為預設</w:t>
      </w:r>
      <w:r w:rsidR="00E560E6">
        <w:rPr>
          <w:rFonts w:hint="eastAsia"/>
        </w:rPr>
        <w:t>儲存</w:t>
      </w:r>
      <w:r w:rsidR="002D3EAA">
        <w:rPr>
          <w:rFonts w:hint="eastAsia"/>
        </w:rPr>
        <w:t>庫，預設</w:t>
      </w:r>
      <w:r w:rsidR="00E560E6">
        <w:rPr>
          <w:rFonts w:hint="eastAsia"/>
        </w:rPr>
        <w:t>儲存</w:t>
      </w:r>
      <w:r w:rsidR="002D3EAA">
        <w:rPr>
          <w:rFonts w:hint="eastAsia"/>
        </w:rPr>
        <w:t>庫只能存在一個。</w:t>
      </w:r>
    </w:p>
    <w:p w14:paraId="7D4462D3" w14:textId="77777777" w:rsidR="00176373" w:rsidRDefault="00176373" w:rsidP="003F284C"/>
    <w:p w14:paraId="1CDEA91B" w14:textId="3D0E3AA7" w:rsidR="00494352" w:rsidRDefault="002C31FC" w:rsidP="008F3185">
      <w:pPr>
        <w:pStyle w:val="3"/>
        <w:numPr>
          <w:ilvl w:val="1"/>
          <w:numId w:val="2"/>
        </w:numPr>
      </w:pPr>
      <w:r>
        <w:rPr>
          <w:rFonts w:hint="eastAsia"/>
        </w:rPr>
        <w:t>創建</w:t>
      </w:r>
      <w:r w:rsidR="00494352">
        <w:rPr>
          <w:rFonts w:hint="eastAsia"/>
        </w:rPr>
        <w:t>方式及欄位說明</w:t>
      </w:r>
    </w:p>
    <w:p w14:paraId="32EE0EE0" w14:textId="303952AC" w:rsidR="00777952" w:rsidRDefault="00777952" w:rsidP="003F284C">
      <w:r>
        <w:rPr>
          <w:rFonts w:hint="eastAsia"/>
        </w:rPr>
        <w:t>首先進入</w:t>
      </w:r>
      <w:proofErr w:type="spellStart"/>
      <w:r>
        <w:rPr>
          <w:rFonts w:hint="eastAsia"/>
        </w:rPr>
        <w:t>EC</w:t>
      </w:r>
      <w:r>
        <w:t>P</w:t>
      </w:r>
      <w:r>
        <w:rPr>
          <w:rFonts w:hint="eastAsia"/>
        </w:rPr>
        <w:t>a</w:t>
      </w:r>
      <w:r>
        <w:t>aS</w:t>
      </w:r>
      <w:proofErr w:type="spellEnd"/>
      <w:r>
        <w:rPr>
          <w:rFonts w:hint="eastAsia"/>
        </w:rPr>
        <w:t>的</w:t>
      </w:r>
      <w:r w:rsidR="00705FBF">
        <w:rPr>
          <w:rFonts w:hint="eastAsia"/>
        </w:rPr>
        <w:t>C</w:t>
      </w:r>
      <w:r w:rsidR="00705FBF">
        <w:t>luster</w:t>
      </w:r>
      <w:r w:rsidR="00705FBF">
        <w:rPr>
          <w:rFonts w:hint="eastAsia"/>
        </w:rPr>
        <w:t xml:space="preserve"> </w:t>
      </w:r>
      <w:r w:rsidR="00705FBF">
        <w:t>Management</w:t>
      </w:r>
      <w:r w:rsidR="00705FBF">
        <w:rPr>
          <w:rFonts w:hint="eastAsia"/>
        </w:rPr>
        <w:t>頁面，</w:t>
      </w:r>
      <w:r w:rsidR="004B6873">
        <w:rPr>
          <w:rFonts w:hint="eastAsia"/>
        </w:rPr>
        <w:t>點擊</w:t>
      </w:r>
      <w:r w:rsidR="00705FBF">
        <w:rPr>
          <w:rFonts w:hint="eastAsia"/>
        </w:rPr>
        <w:t>左邊列表中，</w:t>
      </w:r>
      <w:r w:rsidR="00705FBF">
        <w:rPr>
          <w:rFonts w:hint="eastAsia"/>
        </w:rPr>
        <w:t>C</w:t>
      </w:r>
      <w:r w:rsidR="00705FBF">
        <w:t>luster Sync</w:t>
      </w:r>
      <w:r w:rsidR="00705FBF">
        <w:rPr>
          <w:rFonts w:hint="eastAsia"/>
        </w:rPr>
        <w:t>功能中的儲存庫頁面</w:t>
      </w:r>
      <w:r w:rsidR="00DE646B">
        <w:rPr>
          <w:rFonts w:hint="eastAsia"/>
        </w:rPr>
        <w:t>：</w:t>
      </w:r>
    </w:p>
    <w:p w14:paraId="5589718C" w14:textId="558D13FD" w:rsidR="00DE646B" w:rsidRDefault="00DE646B" w:rsidP="003F284C">
      <w:del w:id="130" w:author="elvis_ting 丁士珉" w:date="2025-05-14T15:27:00Z" w16du:dateUtc="2025-05-14T07:27:00Z">
        <w:r w:rsidRPr="00DE646B">
          <w:rPr>
            <w:noProof/>
          </w:rPr>
          <w:lastRenderedPageBreak/>
          <w:drawing>
            <wp:inline distT="0" distB="0" distL="0" distR="0" wp14:anchorId="020BF068" wp14:editId="1F127EA7">
              <wp:extent cx="2152950" cy="1619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950" cy="1619476"/>
                      </a:xfrm>
                      <a:prstGeom prst="rect">
                        <a:avLst/>
                      </a:prstGeom>
                    </pic:spPr>
                  </pic:pic>
                </a:graphicData>
              </a:graphic>
            </wp:inline>
          </w:drawing>
        </w:r>
      </w:del>
      <w:ins w:id="131" w:author="elvis_ting 丁士珉" w:date="2025-05-14T15:27:00Z" w16du:dateUtc="2025-05-14T07:27:00Z">
        <w:r w:rsidR="00D1512F" w:rsidRPr="00D1512F">
          <w:rPr>
            <w:noProof/>
          </w:rPr>
          <w:drawing>
            <wp:inline distT="0" distB="0" distL="0" distR="0" wp14:anchorId="2044B6D1" wp14:editId="075D3088">
              <wp:extent cx="1962424" cy="2019582"/>
              <wp:effectExtent l="0" t="0" r="0" b="0"/>
              <wp:docPr id="1013496100" name="圖片 1" descr="一張含有 文字, 螢幕擷取畫面, 字型,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6100" name="圖片 1" descr="一張含有 文字, 螢幕擷取畫面, 字型, 設計 的圖片&#10;&#10;AI 產生的內容可能不正確。"/>
                      <pic:cNvPicPr/>
                    </pic:nvPicPr>
                    <pic:blipFill>
                      <a:blip r:embed="rId16"/>
                      <a:stretch>
                        <a:fillRect/>
                      </a:stretch>
                    </pic:blipFill>
                    <pic:spPr>
                      <a:xfrm>
                        <a:off x="0" y="0"/>
                        <a:ext cx="1962424" cy="2019582"/>
                      </a:xfrm>
                      <a:prstGeom prst="rect">
                        <a:avLst/>
                      </a:prstGeom>
                    </pic:spPr>
                  </pic:pic>
                </a:graphicData>
              </a:graphic>
            </wp:inline>
          </w:drawing>
        </w:r>
      </w:ins>
    </w:p>
    <w:p w14:paraId="4964B53F" w14:textId="77777777" w:rsidR="00B55650" w:rsidRDefault="00B55650" w:rsidP="003F284C"/>
    <w:p w14:paraId="04451046" w14:textId="2FCF93C5" w:rsidR="00A85C4C" w:rsidRDefault="00A85C4C" w:rsidP="003F284C">
      <w:r>
        <w:rPr>
          <w:rFonts w:hint="eastAsia"/>
        </w:rPr>
        <w:t>點擊創建：</w:t>
      </w:r>
    </w:p>
    <w:p w14:paraId="30A5AE9F" w14:textId="7E660DC4" w:rsidR="00DE646B" w:rsidRDefault="000A6AA9" w:rsidP="003F284C">
      <w:ins w:id="132" w:author="elvis_ting 丁士珉" w:date="2025-05-14T15:27:00Z" w16du:dateUtc="2025-05-14T07:27:00Z">
        <w:r>
          <w:rPr>
            <w:noProof/>
          </w:rPr>
          <mc:AlternateContent>
            <mc:Choice Requires="wps">
              <w:drawing>
                <wp:anchor distT="0" distB="0" distL="114300" distR="114300" simplePos="0" relativeHeight="251658242" behindDoc="0" locked="0" layoutInCell="1" allowOverlap="1" wp14:anchorId="2C2B1E07" wp14:editId="50B47E4F">
                  <wp:simplePos x="0" y="0"/>
                  <wp:positionH relativeFrom="column">
                    <wp:posOffset>2381250</wp:posOffset>
                  </wp:positionH>
                  <wp:positionV relativeFrom="paragraph">
                    <wp:posOffset>1476375</wp:posOffset>
                  </wp:positionV>
                  <wp:extent cx="561975" cy="180975"/>
                  <wp:effectExtent l="0" t="0" r="28575" b="28575"/>
                  <wp:wrapNone/>
                  <wp:docPr id="1668969713" name="矩形 16"/>
                  <wp:cNvGraphicFramePr/>
                  <a:graphic xmlns:a="http://schemas.openxmlformats.org/drawingml/2006/main">
                    <a:graphicData uri="http://schemas.microsoft.com/office/word/2010/wordprocessingShape">
                      <wps:wsp>
                        <wps:cNvSpPr/>
                        <wps:spPr>
                          <a:xfrm>
                            <a:off x="0" y="0"/>
                            <a:ext cx="561975" cy="1809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ABDEA" id="矩形 16" o:spid="_x0000_s1026" style="position:absolute;margin-left:187.5pt;margin-top:116.25pt;width:44.2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mjgQIAAGgFAAAOAAAAZHJzL2Uyb0RvYy54bWysVEtv2zAMvg/YfxB0X20HTR9BnSJokWFA&#10;0RZrh54VWUoMyKJGKXGyXz9KfiToih2G5aBQJvmR/ETy5nbfGLZT6GuwJS/Ocs6UlVDVdl3yH6/L&#10;L1ec+SBsJQxYVfKD8vx2/vnTTetmagIbMJVCRiDWz1pX8k0IbpZlXm5UI/wZOGVJqQEbEeiK66xC&#10;0RJ6Y7JJnl9kLWDlEKTynr7ed0o+T/haKxmetPYqMFNyyi2kE9O5imc2vxGzNQq3qWWfhviHLBpR&#10;Wwo6Qt2LINgW6z+gmloieNDhTEKTgda1VKkGqqbI31XzshFOpVqIHO9Gmvz/g5WPuxf3jERD6/zM&#10;kxir2Gts4j/lx/aJrMNIltoHJunj9KK4vpxyJklVXOVRJpTs6OzQh68KGhaFkiO9RaJI7B586EwH&#10;kxjLwrI2Jr2Hsawl0Ot8micPD6auojbaeVyv7gyynaAnXS5z+vWBT8woDWMpm2NRSQoHoyKGsd+V&#10;ZnVFZUy6CLHf1AgrpFQ2FJ1qIyrVRSumJ8EGj1RzAozImrIcsXuAwbIDGbA7Bnr76KpSu47Ofel/&#10;cx49UmSwYXRuagv4UWWGquojd/YDSR01kaUVVIdnZAjdsHgnlzW94IPw4VkgTQfNEU18eKJDG6CX&#10;gl7ibAP466Pv0Z6alrSctTRtJfc/twIVZ+abpXa+Ls7P43imy/n0ckIXPNWsTjV229wBvX5Bu8XJ&#10;JEb7YAZRIzRvtBgWMSqphJUUu+Qy4HC5C90WoNUi1WKRzGgknQgP9sXJCB5ZjR36un8T6Po2DtT/&#10;jzBMppi96+bONnpaWGwD6Dq1+pHXnm8a59Q4/eqJ++L0nqyOC3L+GwAA//8DAFBLAwQUAAYACAAA&#10;ACEA7qwJ8OEAAAALAQAADwAAAGRycy9kb3ducmV2LnhtbEyPzU7DMBCE70i8g7VI3KhThyZViFMB&#10;EkKgHqC0dzfeJlH9E8VuEt6e5QS33Z3R7DflZraGjTiEzjsJy0UCDF3tdecaCfuvl7s1sBCV08p4&#10;hxK+McCmur4qVaH95D5x3MWGUYgLhZLQxtgXnIe6RavCwvfoSDv5wapI69BwPaiJwq3hIkkyblXn&#10;6EOrenxusT7vLlbChz+fuDkI8Z4/vYr8za6nZtxKeXszPz4AizjHPzP84hM6VMR09BenAzMS0nxF&#10;XaIEkYoVMHLcZykNR7pkywR4VfL/HaofAAAA//8DAFBLAQItABQABgAIAAAAIQC2gziS/gAAAOEB&#10;AAATAAAAAAAAAAAAAAAAAAAAAABbQ29udGVudF9UeXBlc10ueG1sUEsBAi0AFAAGAAgAAAAhADj9&#10;If/WAAAAlAEAAAsAAAAAAAAAAAAAAAAALwEAAF9yZWxzLy5yZWxzUEsBAi0AFAAGAAgAAAAhAB/x&#10;WaOBAgAAaAUAAA4AAAAAAAAAAAAAAAAALgIAAGRycy9lMm9Eb2MueG1sUEsBAi0AFAAGAAgAAAAh&#10;AO6sCfDhAAAACwEAAA8AAAAAAAAAAAAAAAAA2wQAAGRycy9kb3ducmV2LnhtbFBLBQYAAAAABAAE&#10;APMAAADpBQAAAAA=&#10;" filled="f" strokecolor="red" strokeweight="1.5pt"/>
              </w:pict>
            </mc:Fallback>
          </mc:AlternateContent>
        </w:r>
      </w:ins>
      <w:del w:id="133" w:author="elvis_ting 丁士珉" w:date="2025-05-14T15:27:00Z" w16du:dateUtc="2025-05-14T07:27:00Z">
        <w:r w:rsidR="00A85C4C" w:rsidRPr="00A85C4C">
          <w:rPr>
            <w:noProof/>
          </w:rPr>
          <w:drawing>
            <wp:inline distT="0" distB="0" distL="0" distR="0" wp14:anchorId="322617A4" wp14:editId="28821161">
              <wp:extent cx="5274310" cy="1620520"/>
              <wp:effectExtent l="0" t="0" r="254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20520"/>
                      </a:xfrm>
                      <a:prstGeom prst="rect">
                        <a:avLst/>
                      </a:prstGeom>
                    </pic:spPr>
                  </pic:pic>
                </a:graphicData>
              </a:graphic>
            </wp:inline>
          </w:drawing>
        </w:r>
      </w:del>
      <w:ins w:id="134" w:author="elvis_ting 丁士珉" w:date="2025-05-14T15:27:00Z" w16du:dateUtc="2025-05-14T07:27:00Z">
        <w:r w:rsidRPr="000A6AA9">
          <w:rPr>
            <w:noProof/>
          </w:rPr>
          <w:drawing>
            <wp:inline distT="0" distB="0" distL="0" distR="0" wp14:anchorId="25C0E65E" wp14:editId="7E88090A">
              <wp:extent cx="5274310" cy="1823085"/>
              <wp:effectExtent l="0" t="0" r="2540" b="5715"/>
              <wp:docPr id="1578861475"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61475" name="圖片 1" descr="一張含有 文字, 螢幕擷取畫面, 字型 的圖片&#10;&#10;AI 產生的內容可能不正確。"/>
                      <pic:cNvPicPr/>
                    </pic:nvPicPr>
                    <pic:blipFill>
                      <a:blip r:embed="rId18"/>
                      <a:stretch>
                        <a:fillRect/>
                      </a:stretch>
                    </pic:blipFill>
                    <pic:spPr>
                      <a:xfrm>
                        <a:off x="0" y="0"/>
                        <a:ext cx="5274310" cy="1823085"/>
                      </a:xfrm>
                      <a:prstGeom prst="rect">
                        <a:avLst/>
                      </a:prstGeom>
                    </pic:spPr>
                  </pic:pic>
                </a:graphicData>
              </a:graphic>
            </wp:inline>
          </w:drawing>
        </w:r>
      </w:ins>
    </w:p>
    <w:p w14:paraId="76B64072" w14:textId="25E5B4B7" w:rsidR="00B55650" w:rsidRDefault="00B55650" w:rsidP="003F284C"/>
    <w:p w14:paraId="0B3D887F" w14:textId="03088DEE" w:rsidR="002D3EAA" w:rsidRDefault="00B55650" w:rsidP="003F284C">
      <w:r>
        <w:rPr>
          <w:rFonts w:hint="eastAsia"/>
        </w:rPr>
        <w:t>在出現的頁面中輸入想要連線到的</w:t>
      </w:r>
      <w:r w:rsidR="00867778">
        <w:rPr>
          <w:rFonts w:hint="eastAsia"/>
        </w:rPr>
        <w:t>儲存庫</w:t>
      </w:r>
      <w:r>
        <w:rPr>
          <w:rFonts w:hint="eastAsia"/>
        </w:rPr>
        <w:t>的所有必需資訊：</w:t>
      </w:r>
    </w:p>
    <w:p w14:paraId="432B74F9" w14:textId="7C862F2C" w:rsidR="00B55650" w:rsidRDefault="00867778" w:rsidP="003F284C">
      <w:del w:id="135" w:author="elvis_ting 丁士珉" w:date="2025-05-14T15:29:00Z" w16du:dateUtc="2025-05-14T07:29:00Z">
        <w:r w:rsidRPr="00867778">
          <w:rPr>
            <w:noProof/>
          </w:rPr>
          <w:drawing>
            <wp:inline distT="0" distB="0" distL="0" distR="0" wp14:anchorId="662C2411" wp14:editId="1061501B">
              <wp:extent cx="5274310" cy="3572510"/>
              <wp:effectExtent l="0" t="0" r="2540" b="889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72510"/>
                      </a:xfrm>
                      <a:prstGeom prst="rect">
                        <a:avLst/>
                      </a:prstGeom>
                    </pic:spPr>
                  </pic:pic>
                </a:graphicData>
              </a:graphic>
            </wp:inline>
          </w:drawing>
        </w:r>
      </w:del>
      <w:ins w:id="136" w:author="elvis_ting 丁士珉" w:date="2025-05-14T15:29:00Z" w16du:dateUtc="2025-05-14T07:29:00Z">
        <w:r w:rsidR="00191ED6" w:rsidRPr="00191ED6">
          <w:rPr>
            <w:noProof/>
          </w:rPr>
          <w:drawing>
            <wp:inline distT="0" distB="0" distL="0" distR="0" wp14:anchorId="42CCAA10" wp14:editId="164A5538">
              <wp:extent cx="5274310" cy="3679825"/>
              <wp:effectExtent l="0" t="0" r="2540" b="0"/>
              <wp:docPr id="304308278"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8278" name="圖片 1" descr="一張含有 文字, 螢幕擷取畫面, 數字, 字型 的圖片&#10;&#10;AI 產生的內容可能不正確。"/>
                      <pic:cNvPicPr/>
                    </pic:nvPicPr>
                    <pic:blipFill>
                      <a:blip r:embed="rId20"/>
                      <a:stretch>
                        <a:fillRect/>
                      </a:stretch>
                    </pic:blipFill>
                    <pic:spPr>
                      <a:xfrm>
                        <a:off x="0" y="0"/>
                        <a:ext cx="5274310" cy="3679825"/>
                      </a:xfrm>
                      <a:prstGeom prst="rect">
                        <a:avLst/>
                      </a:prstGeom>
                    </pic:spPr>
                  </pic:pic>
                </a:graphicData>
              </a:graphic>
            </wp:inline>
          </w:drawing>
        </w:r>
      </w:ins>
    </w:p>
    <w:p w14:paraId="66E9196C" w14:textId="5E069DC4" w:rsidR="00D25457" w:rsidRDefault="00191ED6" w:rsidP="003F284C">
      <w:ins w:id="137" w:author="elvis_ting 丁士珉" w:date="2025-05-14T15:29:00Z" w16du:dateUtc="2025-05-14T07:29:00Z">
        <w:r w:rsidRPr="00191ED6">
          <w:rPr>
            <w:noProof/>
          </w:rPr>
          <w:lastRenderedPageBreak/>
          <w:drawing>
            <wp:inline distT="0" distB="0" distL="0" distR="0" wp14:anchorId="6FC844C9" wp14:editId="10628072">
              <wp:extent cx="5274310" cy="1925320"/>
              <wp:effectExtent l="0" t="0" r="2540" b="0"/>
              <wp:docPr id="216360527" name="圖片 1" descr="一張含有 螢幕擷取畫面, 文字,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60527" name="圖片 1" descr="一張含有 螢幕擷取畫面, 文字, 行, 數字 的圖片&#10;&#10;AI 產生的內容可能不正確。"/>
                      <pic:cNvPicPr/>
                    </pic:nvPicPr>
                    <pic:blipFill>
                      <a:blip r:embed="rId21"/>
                      <a:stretch>
                        <a:fillRect/>
                      </a:stretch>
                    </pic:blipFill>
                    <pic:spPr>
                      <a:xfrm>
                        <a:off x="0" y="0"/>
                        <a:ext cx="5274310" cy="1925320"/>
                      </a:xfrm>
                      <a:prstGeom prst="rect">
                        <a:avLst/>
                      </a:prstGeom>
                    </pic:spPr>
                  </pic:pic>
                </a:graphicData>
              </a:graphic>
            </wp:inline>
          </w:drawing>
        </w:r>
      </w:ins>
      <w:del w:id="138" w:author="elvis_ting 丁士珉" w:date="2025-05-14T15:29:00Z" w16du:dateUtc="2025-05-14T07:29:00Z">
        <w:r w:rsidR="00D25457" w:rsidRPr="00D25457">
          <w:rPr>
            <w:noProof/>
          </w:rPr>
          <w:drawing>
            <wp:inline distT="0" distB="0" distL="0" distR="0" wp14:anchorId="5882F997" wp14:editId="3312E1DB">
              <wp:extent cx="5274310" cy="2286635"/>
              <wp:effectExtent l="0" t="0" r="254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86635"/>
                      </a:xfrm>
                      <a:prstGeom prst="rect">
                        <a:avLst/>
                      </a:prstGeom>
                    </pic:spPr>
                  </pic:pic>
                </a:graphicData>
              </a:graphic>
            </wp:inline>
          </w:drawing>
        </w:r>
      </w:del>
    </w:p>
    <w:p w14:paraId="25413003" w14:textId="6D92F307" w:rsidR="00110821" w:rsidRDefault="00110821" w:rsidP="00627C06">
      <w:pPr>
        <w:pStyle w:val="a7"/>
        <w:numPr>
          <w:ilvl w:val="0"/>
          <w:numId w:val="20"/>
        </w:numPr>
        <w:ind w:leftChars="0"/>
      </w:pPr>
      <w:r>
        <w:rPr>
          <w:rFonts w:hint="eastAsia"/>
        </w:rPr>
        <w:t>名稱</w:t>
      </w:r>
      <w:r w:rsidR="004B6873">
        <w:rPr>
          <w:rFonts w:hint="eastAsia"/>
        </w:rPr>
        <w:t>：</w:t>
      </w:r>
      <w:r>
        <w:rPr>
          <w:rFonts w:hint="eastAsia"/>
        </w:rPr>
        <w:t>可以是任意的內容，但在同一個集群上不能有重複的儲存庫名稱。</w:t>
      </w:r>
    </w:p>
    <w:p w14:paraId="080676EE" w14:textId="7D752129" w:rsidR="00D25457" w:rsidRDefault="0040204D" w:rsidP="00627C06">
      <w:pPr>
        <w:pStyle w:val="a7"/>
        <w:numPr>
          <w:ilvl w:val="0"/>
          <w:numId w:val="20"/>
        </w:numPr>
        <w:ind w:leftChars="0"/>
      </w:pPr>
      <w:r>
        <w:rPr>
          <w:rFonts w:hint="eastAsia"/>
        </w:rPr>
        <w:t>預設儲存庫</w:t>
      </w:r>
      <w:r w:rsidR="004B6873">
        <w:rPr>
          <w:rFonts w:hint="eastAsia"/>
        </w:rPr>
        <w:t>：</w:t>
      </w:r>
      <w:r>
        <w:rPr>
          <w:rFonts w:hint="eastAsia"/>
        </w:rPr>
        <w:t>可以勾選是否將這個儲存庫設定為預設儲存庫。</w:t>
      </w:r>
    </w:p>
    <w:p w14:paraId="5E7E515E" w14:textId="15CF4C08" w:rsidR="004B6873" w:rsidRDefault="004B6873" w:rsidP="00627C06">
      <w:pPr>
        <w:pStyle w:val="a7"/>
        <w:numPr>
          <w:ilvl w:val="0"/>
          <w:numId w:val="20"/>
        </w:numPr>
        <w:ind w:leftChars="0"/>
        <w:rPr>
          <w:del w:id="139" w:author="elvis_ting 丁士珉" w:date="2025-05-14T15:30:00Z" w16du:dateUtc="2025-05-14T07:30:00Z"/>
        </w:rPr>
      </w:pPr>
      <w:del w:id="140" w:author="elvis_ting 丁士珉" w:date="2025-05-14T15:30:00Z" w16du:dateUtc="2025-05-14T07:30:00Z">
        <w:r>
          <w:rPr>
            <w:rFonts w:hint="eastAsia"/>
          </w:rPr>
          <w:delText>服務商：輸入</w:delText>
        </w:r>
        <w:r>
          <w:rPr>
            <w:rFonts w:hint="eastAsia"/>
          </w:rPr>
          <w:delText>S3</w:delText>
        </w:r>
        <w:r>
          <w:rPr>
            <w:rFonts w:hint="eastAsia"/>
          </w:rPr>
          <w:delText>儲存庫的提供者。如果是使用</w:delText>
        </w:r>
        <w:r>
          <w:rPr>
            <w:rFonts w:hint="eastAsia"/>
          </w:rPr>
          <w:delText>M</w:delText>
        </w:r>
        <w:r>
          <w:delText>inIO</w:delText>
        </w:r>
        <w:r w:rsidR="00955BCB">
          <w:rPr>
            <w:rFonts w:hint="eastAsia"/>
          </w:rPr>
          <w:delText>儲存庫</w:delText>
        </w:r>
        <w:r>
          <w:rPr>
            <w:rFonts w:hint="eastAsia"/>
          </w:rPr>
          <w:delText>的話，要輸入</w:delText>
        </w:r>
        <w:r>
          <w:delText>”</w:delText>
        </w:r>
        <w:r>
          <w:rPr>
            <w:rFonts w:hint="eastAsia"/>
          </w:rPr>
          <w:delText>aws</w:delText>
        </w:r>
        <w:r>
          <w:delText>”</w:delText>
        </w:r>
        <w:r>
          <w:rPr>
            <w:rFonts w:hint="eastAsia"/>
          </w:rPr>
          <w:delText>。</w:delText>
        </w:r>
      </w:del>
    </w:p>
    <w:p w14:paraId="1EB9B09B" w14:textId="1A443BCB" w:rsidR="00BB2DE7" w:rsidRDefault="00BB2DE7" w:rsidP="00627C06">
      <w:pPr>
        <w:pStyle w:val="a7"/>
        <w:numPr>
          <w:ilvl w:val="0"/>
          <w:numId w:val="20"/>
        </w:numPr>
        <w:ind w:leftChars="0"/>
      </w:pPr>
      <w:r>
        <w:rPr>
          <w:rFonts w:hint="eastAsia"/>
        </w:rPr>
        <w:t>區域：</w:t>
      </w:r>
      <w:r>
        <w:rPr>
          <w:rFonts w:hint="eastAsia"/>
        </w:rPr>
        <w:t>S3</w:t>
      </w:r>
      <w:r>
        <w:rPr>
          <w:rFonts w:hint="eastAsia"/>
        </w:rPr>
        <w:t>儲存庫所在的區域</w:t>
      </w:r>
      <w:r w:rsidR="00955BCB">
        <w:rPr>
          <w:rFonts w:hint="eastAsia"/>
        </w:rPr>
        <w:t>。</w:t>
      </w:r>
      <w:r>
        <w:rPr>
          <w:rFonts w:hint="eastAsia"/>
        </w:rPr>
        <w:t>例如使用</w:t>
      </w:r>
      <w:r>
        <w:rPr>
          <w:rFonts w:hint="eastAsia"/>
        </w:rPr>
        <w:t>AWS</w:t>
      </w:r>
      <w:r>
        <w:rPr>
          <w:rFonts w:hint="eastAsia"/>
        </w:rPr>
        <w:t>儲存庫</w:t>
      </w:r>
      <w:r w:rsidR="00955BCB">
        <w:rPr>
          <w:rFonts w:hint="eastAsia"/>
        </w:rPr>
        <w:t>時，</w:t>
      </w:r>
      <w:del w:id="141" w:author="elvis_ting 丁士珉" w:date="2025-05-16T09:39:00Z" w16du:dateUtc="2025-05-16T01:39:00Z">
        <w:r w:rsidR="00955BCB" w:rsidDel="006C6F0B">
          <w:rPr>
            <w:rFonts w:hint="eastAsia"/>
          </w:rPr>
          <w:delText>會有許多不同區域可以</w:delText>
        </w:r>
      </w:del>
      <w:ins w:id="142" w:author="elvis_ting 丁士珉" w:date="2025-05-16T09:39:00Z" w16du:dateUtc="2025-05-16T01:39:00Z">
        <w:r w:rsidR="006C6F0B">
          <w:rPr>
            <w:rFonts w:hint="eastAsia"/>
          </w:rPr>
          <w:t>要</w:t>
        </w:r>
      </w:ins>
      <w:ins w:id="143" w:author="elvis_ting 丁士珉" w:date="2025-05-16T09:40:00Z" w16du:dateUtc="2025-05-16T01:40:00Z">
        <w:r w:rsidR="006C6F0B">
          <w:rPr>
            <w:rFonts w:hint="eastAsia"/>
          </w:rPr>
          <w:t>輸入</w:t>
        </w:r>
      </w:ins>
      <w:ins w:id="144" w:author="elvis_ting 丁士珉" w:date="2025-05-16T09:39:00Z" w16du:dateUtc="2025-05-16T01:39:00Z">
        <w:r w:rsidR="006C6F0B">
          <w:rPr>
            <w:rFonts w:hint="eastAsia"/>
          </w:rPr>
          <w:t>使用的</w:t>
        </w:r>
        <w:r w:rsidR="006C6F0B">
          <w:rPr>
            <w:rFonts w:hint="eastAsia"/>
          </w:rPr>
          <w:t>Bucket</w:t>
        </w:r>
        <w:r w:rsidR="006C6F0B">
          <w:rPr>
            <w:rFonts w:hint="eastAsia"/>
          </w:rPr>
          <w:t>所在的區域</w:t>
        </w:r>
      </w:ins>
      <w:ins w:id="145" w:author="elvis_ting 丁士珉" w:date="2025-05-16T09:47:00Z" w16du:dateUtc="2025-05-16T01:47:00Z">
        <w:r w:rsidR="00370F8D">
          <w:rPr>
            <w:rFonts w:hint="eastAsia"/>
          </w:rPr>
          <w:t>，如：「</w:t>
        </w:r>
      </w:ins>
      <w:ins w:id="146" w:author="elvis_ting 丁士珉" w:date="2025-05-16T09:48:00Z" w16du:dateUtc="2025-05-16T01:48:00Z">
        <w:r w:rsidR="00B06AE0" w:rsidRPr="00B06AE0">
          <w:t>us-east-1</w:t>
        </w:r>
      </w:ins>
      <w:ins w:id="147" w:author="elvis_ting 丁士珉" w:date="2025-05-16T09:47:00Z" w16du:dateUtc="2025-05-16T01:47:00Z">
        <w:r w:rsidR="00370F8D">
          <w:rPr>
            <w:rFonts w:hint="eastAsia"/>
          </w:rPr>
          <w:t>」、「</w:t>
        </w:r>
      </w:ins>
      <w:ins w:id="148" w:author="elvis_ting 丁士珉" w:date="2025-05-16T09:48:00Z" w16du:dateUtc="2025-05-16T01:48:00Z">
        <w:r w:rsidR="002A23F7" w:rsidRPr="002A23F7">
          <w:t>ap-east-1</w:t>
        </w:r>
      </w:ins>
      <w:ins w:id="149" w:author="elvis_ting 丁士珉" w:date="2025-05-16T09:47:00Z" w16du:dateUtc="2025-05-16T01:47:00Z">
        <w:r w:rsidR="00370F8D">
          <w:rPr>
            <w:rFonts w:hint="eastAsia"/>
          </w:rPr>
          <w:t>」</w:t>
        </w:r>
        <w:r w:rsidR="0040279D">
          <w:rPr>
            <w:rFonts w:hint="eastAsia"/>
          </w:rPr>
          <w:t>、「</w:t>
        </w:r>
      </w:ins>
      <w:ins w:id="150" w:author="elvis_ting 丁士珉" w:date="2025-05-16T09:48:00Z" w16du:dateUtc="2025-05-16T01:48:00Z">
        <w:r w:rsidR="002A23F7" w:rsidRPr="002A23F7">
          <w:t>ap-southeast-</w:t>
        </w:r>
      </w:ins>
      <w:ins w:id="151" w:author="elvis_ting 丁士珉" w:date="2025-05-16T09:49:00Z" w16du:dateUtc="2025-05-16T01:49:00Z">
        <w:r w:rsidR="002A23F7">
          <w:rPr>
            <w:rFonts w:hint="eastAsia"/>
          </w:rPr>
          <w:t>2</w:t>
        </w:r>
      </w:ins>
      <w:ins w:id="152" w:author="elvis_ting 丁士珉" w:date="2025-05-16T09:47:00Z" w16du:dateUtc="2025-05-16T01:47:00Z">
        <w:r w:rsidR="0040279D">
          <w:rPr>
            <w:rFonts w:hint="eastAsia"/>
          </w:rPr>
          <w:t>」等</w:t>
        </w:r>
      </w:ins>
      <w:del w:id="153" w:author="elvis_ting 丁士珉" w:date="2025-05-16T09:39:00Z" w16du:dateUtc="2025-05-16T01:39:00Z">
        <w:r w:rsidR="00955BCB" w:rsidDel="006C6F0B">
          <w:rPr>
            <w:rFonts w:hint="eastAsia"/>
          </w:rPr>
          <w:delText>選擇</w:delText>
        </w:r>
      </w:del>
      <w:r w:rsidR="00955BCB">
        <w:rPr>
          <w:rFonts w:hint="eastAsia"/>
        </w:rPr>
        <w:t>。使用</w:t>
      </w:r>
      <w:r w:rsidR="00955BCB">
        <w:rPr>
          <w:rFonts w:hint="eastAsia"/>
        </w:rPr>
        <w:t>MinIO</w:t>
      </w:r>
      <w:r w:rsidR="00955BCB">
        <w:rPr>
          <w:rFonts w:hint="eastAsia"/>
        </w:rPr>
        <w:t>儲存庫的話，</w:t>
      </w:r>
      <w:ins w:id="154" w:author="elvis_ting 丁士珉" w:date="2025-05-16T09:40:00Z" w16du:dateUtc="2025-05-16T01:40:00Z">
        <w:r w:rsidR="006C6F0B">
          <w:rPr>
            <w:rFonts w:hint="eastAsia"/>
          </w:rPr>
          <w:t>則是</w:t>
        </w:r>
      </w:ins>
      <w:r w:rsidR="00955BCB">
        <w:rPr>
          <w:rFonts w:hint="eastAsia"/>
        </w:rPr>
        <w:t>輸入</w:t>
      </w:r>
      <w:ins w:id="155" w:author="elvis_ting 丁士珉" w:date="2025-05-16T09:47:00Z" w16du:dateUtc="2025-05-16T01:47:00Z">
        <w:r w:rsidR="00370F8D">
          <w:rPr>
            <w:rFonts w:hint="eastAsia"/>
          </w:rPr>
          <w:t>「</w:t>
        </w:r>
        <w:r w:rsidR="00370F8D">
          <w:rPr>
            <w:rFonts w:hint="eastAsia"/>
          </w:rPr>
          <w:t>minio</w:t>
        </w:r>
        <w:r w:rsidR="00370F8D">
          <w:rPr>
            <w:rFonts w:hint="eastAsia"/>
          </w:rPr>
          <w:t>」</w:t>
        </w:r>
      </w:ins>
      <w:del w:id="156" w:author="elvis_ting 丁士珉" w:date="2025-05-16T09:47:00Z" w16du:dateUtc="2025-05-16T01:47:00Z">
        <w:r w:rsidR="00955BCB">
          <w:delText>”</w:delText>
        </w:r>
        <w:r w:rsidR="00955BCB">
          <w:rPr>
            <w:rFonts w:hint="eastAsia"/>
          </w:rPr>
          <w:delText>minio</w:delText>
        </w:r>
        <w:r w:rsidR="00955BCB">
          <w:delText>”</w:delText>
        </w:r>
      </w:del>
      <w:del w:id="157" w:author="elvis_ting 丁士珉" w:date="2025-05-14T15:44:00Z" w16du:dateUtc="2025-05-14T07:44:00Z">
        <w:r w:rsidR="00955BCB">
          <w:rPr>
            <w:rFonts w:hint="eastAsia"/>
          </w:rPr>
          <w:delText>即可</w:delText>
        </w:r>
      </w:del>
      <w:r w:rsidR="00955BCB">
        <w:rPr>
          <w:rFonts w:hint="eastAsia"/>
        </w:rPr>
        <w:t>。</w:t>
      </w:r>
      <w:ins w:id="158" w:author="elvis_ting 丁士珉" w:date="2025-05-14T15:30:00Z" w16du:dateUtc="2025-05-14T07:30:00Z">
        <w:r w:rsidR="00E35ED8">
          <w:rPr>
            <w:rFonts w:hint="eastAsia"/>
          </w:rPr>
          <w:t>當區域欄位</w:t>
        </w:r>
      </w:ins>
      <w:ins w:id="159" w:author="elvis_ting 丁士珉" w:date="2025-05-14T15:45:00Z" w16du:dateUtc="2025-05-14T07:45:00Z">
        <w:r w:rsidR="00493B33">
          <w:rPr>
            <w:rFonts w:hint="eastAsia"/>
          </w:rPr>
          <w:t>內容為</w:t>
        </w:r>
      </w:ins>
      <w:ins w:id="160" w:author="elvis_ting 丁士珉" w:date="2025-05-16T09:47:00Z" w16du:dateUtc="2025-05-16T01:47:00Z">
        <w:r w:rsidR="00370F8D">
          <w:rPr>
            <w:rFonts w:hint="eastAsia"/>
          </w:rPr>
          <w:t>「</w:t>
        </w:r>
        <w:r w:rsidR="00370F8D">
          <w:rPr>
            <w:rFonts w:hint="eastAsia"/>
          </w:rPr>
          <w:t>minio</w:t>
        </w:r>
        <w:r w:rsidR="00370F8D">
          <w:rPr>
            <w:rFonts w:hint="eastAsia"/>
          </w:rPr>
          <w:t>」</w:t>
        </w:r>
      </w:ins>
      <w:ins w:id="161" w:author="elvis_ting 丁士珉" w:date="2025-05-14T15:30:00Z" w16du:dateUtc="2025-05-14T07:30:00Z">
        <w:r w:rsidR="00E35ED8">
          <w:rPr>
            <w:rFonts w:hint="eastAsia"/>
          </w:rPr>
          <w:t>的話，</w:t>
        </w:r>
        <w:r w:rsidR="00E35ED8">
          <w:rPr>
            <w:rFonts w:hint="eastAsia"/>
          </w:rPr>
          <w:t>IP</w:t>
        </w:r>
        <w:r w:rsidR="00E35ED8">
          <w:rPr>
            <w:rFonts w:hint="eastAsia"/>
          </w:rPr>
          <w:t>和通訊埠</w:t>
        </w:r>
      </w:ins>
      <w:ins w:id="162" w:author="elvis_ting 丁士珉" w:date="2025-05-14T15:31:00Z" w16du:dateUtc="2025-05-14T07:31:00Z">
        <w:r w:rsidR="00E35ED8">
          <w:rPr>
            <w:rFonts w:hint="eastAsia"/>
          </w:rPr>
          <w:t>為必填項目，否則無法連接到</w:t>
        </w:r>
        <w:r w:rsidR="00E35ED8">
          <w:rPr>
            <w:rFonts w:hint="eastAsia"/>
          </w:rPr>
          <w:t>MinIO</w:t>
        </w:r>
        <w:r w:rsidR="00E35ED8">
          <w:rPr>
            <w:rFonts w:hint="eastAsia"/>
          </w:rPr>
          <w:t>儲存庫。</w:t>
        </w:r>
      </w:ins>
    </w:p>
    <w:p w14:paraId="5FC6BF90" w14:textId="157842B2" w:rsidR="00ED6B0A" w:rsidRDefault="008F3185" w:rsidP="00627C06">
      <w:pPr>
        <w:pStyle w:val="a7"/>
        <w:numPr>
          <w:ilvl w:val="0"/>
          <w:numId w:val="20"/>
        </w:numPr>
        <w:ind w:leftChars="0"/>
      </w:pPr>
      <w:r>
        <w:rPr>
          <w:rFonts w:hint="eastAsia"/>
        </w:rPr>
        <w:t>B</w:t>
      </w:r>
      <w:r>
        <w:t>ucket</w:t>
      </w:r>
      <w:r>
        <w:rPr>
          <w:rFonts w:hint="eastAsia"/>
        </w:rPr>
        <w:t>名稱：</w:t>
      </w:r>
      <w:r w:rsidR="00206C0A">
        <w:rPr>
          <w:rFonts w:hint="eastAsia"/>
        </w:rPr>
        <w:t>在儲存庫中</w:t>
      </w:r>
      <w:r w:rsidR="00A77D08">
        <w:rPr>
          <w:rFonts w:hint="eastAsia"/>
        </w:rPr>
        <w:t>儲存資料時，需要指定儲存</w:t>
      </w:r>
      <w:r w:rsidR="00797756">
        <w:rPr>
          <w:rFonts w:hint="eastAsia"/>
        </w:rPr>
        <w:t>在哪一個</w:t>
      </w:r>
      <w:ins w:id="163" w:author="elvis_ting 丁士珉" w:date="2025-05-14T15:45:00Z" w16du:dateUtc="2025-05-14T07:45:00Z">
        <w:r w:rsidR="00DD1ACA">
          <w:rPr>
            <w:rFonts w:hint="eastAsia"/>
          </w:rPr>
          <w:t>B</w:t>
        </w:r>
      </w:ins>
      <w:del w:id="164" w:author="elvis_ting 丁士珉" w:date="2025-05-14T15:45:00Z" w16du:dateUtc="2025-05-14T07:45:00Z">
        <w:r w:rsidR="00A77D08">
          <w:rPr>
            <w:rFonts w:hint="eastAsia"/>
          </w:rPr>
          <w:delText>b</w:delText>
        </w:r>
      </w:del>
      <w:r w:rsidR="00A77D08">
        <w:rPr>
          <w:rFonts w:hint="eastAsia"/>
        </w:rPr>
        <w:t>ucket</w:t>
      </w:r>
      <w:r w:rsidR="00A77D08">
        <w:rPr>
          <w:rFonts w:hint="eastAsia"/>
        </w:rPr>
        <w:t>，</w:t>
      </w:r>
      <w:r w:rsidR="00797756">
        <w:rPr>
          <w:rFonts w:hint="eastAsia"/>
        </w:rPr>
        <w:t>類似</w:t>
      </w:r>
      <w:r w:rsidR="00FB01EC">
        <w:rPr>
          <w:rFonts w:hint="eastAsia"/>
        </w:rPr>
        <w:t>於</w:t>
      </w:r>
      <w:r w:rsidR="00797756">
        <w:rPr>
          <w:rFonts w:hint="eastAsia"/>
        </w:rPr>
        <w:t>資料夾</w:t>
      </w:r>
      <w:r w:rsidR="00FB01EC">
        <w:rPr>
          <w:rFonts w:hint="eastAsia"/>
        </w:rPr>
        <w:t>的設定</w:t>
      </w:r>
      <w:r w:rsidR="00797756">
        <w:rPr>
          <w:rFonts w:hint="eastAsia"/>
        </w:rPr>
        <w:t>。</w:t>
      </w:r>
      <w:r w:rsidR="008C68CA">
        <w:rPr>
          <w:rFonts w:hint="eastAsia"/>
        </w:rPr>
        <w:t>依照</w:t>
      </w:r>
      <w:r w:rsidR="00797756">
        <w:rPr>
          <w:rFonts w:hint="eastAsia"/>
        </w:rPr>
        <w:t>實際設定輸入。</w:t>
      </w:r>
    </w:p>
    <w:p w14:paraId="63236329" w14:textId="7D2397EF" w:rsidR="00797756" w:rsidRDefault="00797756" w:rsidP="00627C06">
      <w:pPr>
        <w:pStyle w:val="a7"/>
        <w:numPr>
          <w:ilvl w:val="0"/>
          <w:numId w:val="20"/>
        </w:numPr>
        <w:ind w:leftChars="0"/>
      </w:pPr>
      <w:r>
        <w:rPr>
          <w:rFonts w:hint="eastAsia"/>
        </w:rPr>
        <w:t>儲存庫前綴名稱：</w:t>
      </w:r>
      <w:r w:rsidR="005E033C">
        <w:rPr>
          <w:rFonts w:hint="eastAsia"/>
        </w:rPr>
        <w:t>除了</w:t>
      </w:r>
      <w:r w:rsidR="005E033C">
        <w:rPr>
          <w:rFonts w:hint="eastAsia"/>
        </w:rPr>
        <w:t>Bucket</w:t>
      </w:r>
      <w:r w:rsidR="005E033C">
        <w:rPr>
          <w:rFonts w:hint="eastAsia"/>
        </w:rPr>
        <w:t>名稱外，還</w:t>
      </w:r>
      <w:ins w:id="165" w:author="elvis_ting 丁士珉" w:date="2025-05-14T15:31:00Z" w16du:dateUtc="2025-05-14T07:31:00Z">
        <w:r w:rsidR="002B2293">
          <w:rPr>
            <w:rFonts w:hint="eastAsia"/>
          </w:rPr>
          <w:t>可以</w:t>
        </w:r>
      </w:ins>
      <w:del w:id="166" w:author="elvis_ting 丁士珉" w:date="2025-05-14T15:31:00Z" w16du:dateUtc="2025-05-14T07:31:00Z">
        <w:r w:rsidR="005E033C">
          <w:rPr>
            <w:rFonts w:hint="eastAsia"/>
          </w:rPr>
          <w:delText>需要</w:delText>
        </w:r>
      </w:del>
      <w:r w:rsidR="005E033C">
        <w:rPr>
          <w:rFonts w:hint="eastAsia"/>
        </w:rPr>
        <w:t>輸入前綴名稱指定資料儲存在</w:t>
      </w:r>
      <w:r w:rsidR="005E033C">
        <w:rPr>
          <w:rFonts w:hint="eastAsia"/>
        </w:rPr>
        <w:t>Bucket</w:t>
      </w:r>
      <w:r w:rsidR="005E033C">
        <w:rPr>
          <w:rFonts w:hint="eastAsia"/>
        </w:rPr>
        <w:t>中的哪一個子資料夾</w:t>
      </w:r>
      <w:r w:rsidR="008C68CA">
        <w:rPr>
          <w:rFonts w:hint="eastAsia"/>
        </w:rPr>
        <w:t>，所以實際上</w:t>
      </w:r>
      <w:ins w:id="167" w:author="elvis_ting 丁士珉" w:date="2025-05-14T15:45:00Z" w16du:dateUtc="2025-05-14T07:45:00Z">
        <w:r w:rsidR="00DD1ACA">
          <w:rPr>
            <w:rFonts w:hint="eastAsia"/>
          </w:rPr>
          <w:t>備份檔案</w:t>
        </w:r>
      </w:ins>
      <w:del w:id="168" w:author="elvis_ting 丁士珉" w:date="2025-05-14T15:45:00Z" w16du:dateUtc="2025-05-14T07:45:00Z">
        <w:r w:rsidR="008C68CA">
          <w:rPr>
            <w:rFonts w:hint="eastAsia"/>
          </w:rPr>
          <w:delText>資料</w:delText>
        </w:r>
      </w:del>
      <w:r w:rsidR="008C68CA">
        <w:rPr>
          <w:rFonts w:hint="eastAsia"/>
        </w:rPr>
        <w:t>會被儲存在儲存庫上的</w:t>
      </w:r>
      <w:del w:id="169" w:author="elvis_ting 丁士珉" w:date="2025-05-16T09:46:00Z" w16du:dateUtc="2025-05-16T01:46:00Z">
        <w:r w:rsidR="008C68CA">
          <w:delText>”</w:delText>
        </w:r>
      </w:del>
      <w:ins w:id="170" w:author="elvis_ting 丁士珉" w:date="2025-05-16T09:46:00Z" w16du:dateUtc="2025-05-16T01:46:00Z">
        <w:r w:rsidR="00D74769">
          <w:rPr>
            <w:rFonts w:hint="eastAsia"/>
          </w:rPr>
          <w:t>「</w:t>
        </w:r>
      </w:ins>
      <w:r w:rsidR="008C68CA">
        <w:rPr>
          <w:rFonts w:hint="eastAsia"/>
        </w:rPr>
        <w:t>&lt;B</w:t>
      </w:r>
      <w:r w:rsidR="008C68CA">
        <w:t>ucket</w:t>
      </w:r>
      <w:r w:rsidR="008C68CA">
        <w:rPr>
          <w:rFonts w:hint="eastAsia"/>
        </w:rPr>
        <w:t>名稱</w:t>
      </w:r>
      <w:r w:rsidR="008C68CA">
        <w:rPr>
          <w:rFonts w:hint="eastAsia"/>
        </w:rPr>
        <w:t>&gt;/</w:t>
      </w:r>
      <w:r w:rsidR="008C68CA">
        <w:t>&lt;</w:t>
      </w:r>
      <w:r w:rsidR="008C68CA">
        <w:rPr>
          <w:rFonts w:hint="eastAsia"/>
        </w:rPr>
        <w:t>前綴名稱</w:t>
      </w:r>
      <w:r w:rsidR="008C68CA">
        <w:t>&gt;</w:t>
      </w:r>
      <w:ins w:id="171" w:author="elvis_ting 丁士珉" w:date="2025-05-14T15:46:00Z" w16du:dateUtc="2025-05-14T07:46:00Z">
        <w:r w:rsidR="00450D9D">
          <w:rPr>
            <w:rFonts w:hint="eastAsia"/>
          </w:rPr>
          <w:t>/</w:t>
        </w:r>
      </w:ins>
      <w:ins w:id="172" w:author="elvis_ting 丁士珉" w:date="2025-05-16T09:46:00Z" w16du:dateUtc="2025-05-16T01:46:00Z">
        <w:r w:rsidR="00D74769">
          <w:rPr>
            <w:rFonts w:hint="eastAsia"/>
          </w:rPr>
          <w:t>」</w:t>
        </w:r>
      </w:ins>
      <w:del w:id="173" w:author="elvis_ting 丁士珉" w:date="2025-05-16T09:46:00Z" w16du:dateUtc="2025-05-16T01:46:00Z">
        <w:r w:rsidR="008C68CA">
          <w:delText>”</w:delText>
        </w:r>
      </w:del>
      <w:r w:rsidR="008C68CA">
        <w:rPr>
          <w:rFonts w:hint="eastAsia"/>
        </w:rPr>
        <w:t>路徑當中</w:t>
      </w:r>
      <w:del w:id="174" w:author="elvis_ting 丁士珉" w:date="2025-05-14T15:32:00Z" w16du:dateUtc="2025-05-14T07:32:00Z">
        <w:r w:rsidR="008C68CA">
          <w:rPr>
            <w:rFonts w:hint="eastAsia"/>
          </w:rPr>
          <w:delText>。依照實際設定輸入</w:delText>
        </w:r>
      </w:del>
      <w:r w:rsidR="008C68CA">
        <w:rPr>
          <w:rFonts w:hint="eastAsia"/>
        </w:rPr>
        <w:t>。</w:t>
      </w:r>
      <w:ins w:id="175" w:author="elvis_ting 丁士珉" w:date="2025-05-14T15:31:00Z" w16du:dateUtc="2025-05-14T07:31:00Z">
        <w:r w:rsidR="002B2293">
          <w:rPr>
            <w:rFonts w:hint="eastAsia"/>
          </w:rPr>
          <w:t>如不輸入，則備份檔案會儲存在</w:t>
        </w:r>
      </w:ins>
      <w:ins w:id="176" w:author="elvis_ting 丁士珉" w:date="2025-05-16T09:46:00Z" w16du:dateUtc="2025-05-16T01:46:00Z">
        <w:r w:rsidR="00D74769">
          <w:rPr>
            <w:rFonts w:hint="eastAsia"/>
          </w:rPr>
          <w:t>「</w:t>
        </w:r>
      </w:ins>
      <w:ins w:id="177" w:author="elvis_ting 丁士珉" w:date="2025-05-14T15:31:00Z" w16du:dateUtc="2025-05-14T07:31:00Z">
        <w:r w:rsidR="002B2293">
          <w:rPr>
            <w:rFonts w:hint="eastAsia"/>
          </w:rPr>
          <w:t>&lt;</w:t>
        </w:r>
      </w:ins>
      <w:ins w:id="178" w:author="elvis_ting 丁士珉" w:date="2025-05-14T15:32:00Z" w16du:dateUtc="2025-05-14T07:32:00Z">
        <w:r w:rsidR="002B2293">
          <w:rPr>
            <w:rFonts w:hint="eastAsia"/>
          </w:rPr>
          <w:t>Bucket</w:t>
        </w:r>
        <w:r w:rsidR="002B2293">
          <w:rPr>
            <w:rFonts w:hint="eastAsia"/>
          </w:rPr>
          <w:t>名稱</w:t>
        </w:r>
        <w:r w:rsidR="002B2293">
          <w:rPr>
            <w:rFonts w:hint="eastAsia"/>
          </w:rPr>
          <w:t>&gt;/</w:t>
        </w:r>
      </w:ins>
      <w:ins w:id="179" w:author="elvis_ting 丁士珉" w:date="2025-05-16T09:46:00Z" w16du:dateUtc="2025-05-16T01:46:00Z">
        <w:r w:rsidR="00D74769">
          <w:rPr>
            <w:rFonts w:hint="eastAsia"/>
          </w:rPr>
          <w:t>」</w:t>
        </w:r>
      </w:ins>
      <w:ins w:id="180" w:author="elvis_ting 丁士珉" w:date="2025-05-14T15:32:00Z" w16du:dateUtc="2025-05-14T07:32:00Z">
        <w:r w:rsidR="00C00673">
          <w:rPr>
            <w:rFonts w:hint="eastAsia"/>
          </w:rPr>
          <w:t>路徑當中。</w:t>
        </w:r>
      </w:ins>
    </w:p>
    <w:p w14:paraId="21DC85EE" w14:textId="40DDEAB3" w:rsidR="008C68CA" w:rsidRDefault="008C68CA" w:rsidP="00627C06">
      <w:pPr>
        <w:pStyle w:val="a7"/>
        <w:numPr>
          <w:ilvl w:val="0"/>
          <w:numId w:val="20"/>
        </w:numPr>
        <w:ind w:leftChars="0"/>
      </w:pPr>
      <w:r>
        <w:rPr>
          <w:rFonts w:hint="eastAsia"/>
        </w:rPr>
        <w:t>IP</w:t>
      </w:r>
      <w:r>
        <w:rPr>
          <w:rFonts w:hint="eastAsia"/>
        </w:rPr>
        <w:t>：儲存庫的連線</w:t>
      </w:r>
      <w:r>
        <w:rPr>
          <w:rFonts w:hint="eastAsia"/>
        </w:rPr>
        <w:t>IP</w:t>
      </w:r>
      <w:r>
        <w:rPr>
          <w:rFonts w:hint="eastAsia"/>
        </w:rPr>
        <w:t>。</w:t>
      </w:r>
      <w:del w:id="181" w:author="elvis_ting 丁士珉" w:date="2025-05-14T15:32:00Z" w16du:dateUtc="2025-05-14T07:32:00Z">
        <w:r>
          <w:rPr>
            <w:rFonts w:hint="eastAsia"/>
          </w:rPr>
          <w:delText>依照實際設定輸入。</w:delText>
        </w:r>
      </w:del>
      <w:ins w:id="182" w:author="elvis_ting 丁士珉" w:date="2025-05-14T15:32:00Z" w16du:dateUtc="2025-05-14T07:32:00Z">
        <w:r w:rsidR="00C00673">
          <w:rPr>
            <w:rFonts w:hint="eastAsia"/>
          </w:rPr>
          <w:t>只有當區域為</w:t>
        </w:r>
      </w:ins>
      <w:ins w:id="183" w:author="elvis_ting 丁士珉" w:date="2025-05-16T09:46:00Z" w16du:dateUtc="2025-05-16T01:46:00Z">
        <w:r w:rsidR="00370F8D">
          <w:rPr>
            <w:rFonts w:hint="eastAsia"/>
          </w:rPr>
          <w:t>「</w:t>
        </w:r>
      </w:ins>
      <w:ins w:id="184" w:author="elvis_ting 丁士珉" w:date="2025-05-14T15:32:00Z" w16du:dateUtc="2025-05-14T07:32:00Z">
        <w:r w:rsidR="00C00673">
          <w:rPr>
            <w:rFonts w:hint="eastAsia"/>
          </w:rPr>
          <w:t>minio</w:t>
        </w:r>
      </w:ins>
      <w:ins w:id="185" w:author="elvis_ting 丁士珉" w:date="2025-05-16T09:46:00Z" w16du:dateUtc="2025-05-16T01:46:00Z">
        <w:r w:rsidR="00370F8D">
          <w:rPr>
            <w:rFonts w:hint="eastAsia"/>
          </w:rPr>
          <w:t>」</w:t>
        </w:r>
      </w:ins>
      <w:ins w:id="186" w:author="elvis_ting 丁士珉" w:date="2025-05-14T15:33:00Z" w16du:dateUtc="2025-05-14T07:33:00Z">
        <w:r w:rsidR="00C00673">
          <w:rPr>
            <w:rFonts w:hint="eastAsia"/>
          </w:rPr>
          <w:t>時才有作用，其餘情況此欄位的輸入會被忽略。依照實際內容輸入。</w:t>
        </w:r>
      </w:ins>
    </w:p>
    <w:p w14:paraId="71448F6C" w14:textId="35848DEA" w:rsidR="008C68CA" w:rsidRDefault="008C68CA" w:rsidP="00627C06">
      <w:pPr>
        <w:pStyle w:val="a7"/>
        <w:numPr>
          <w:ilvl w:val="0"/>
          <w:numId w:val="20"/>
        </w:numPr>
        <w:ind w:leftChars="0"/>
      </w:pPr>
      <w:r>
        <w:rPr>
          <w:rFonts w:hint="eastAsia"/>
        </w:rPr>
        <w:t>通訊埠：儲存庫的連線埠</w:t>
      </w:r>
      <w:r>
        <w:rPr>
          <w:rFonts w:hint="eastAsia"/>
        </w:rPr>
        <w:t>(</w:t>
      </w:r>
      <w:r>
        <w:t>port</w:t>
      </w:r>
      <w:r>
        <w:rPr>
          <w:rFonts w:hint="eastAsia"/>
        </w:rPr>
        <w:t>)</w:t>
      </w:r>
      <w:r>
        <w:rPr>
          <w:rFonts w:hint="eastAsia"/>
        </w:rPr>
        <w:t>。</w:t>
      </w:r>
      <w:ins w:id="187" w:author="elvis_ting 丁士珉" w:date="2025-05-14T15:33:00Z" w16du:dateUtc="2025-05-14T07:33:00Z">
        <w:r w:rsidR="00C00673">
          <w:rPr>
            <w:rFonts w:hint="eastAsia"/>
          </w:rPr>
          <w:t>只有當區域為</w:t>
        </w:r>
      </w:ins>
      <w:ins w:id="188" w:author="elvis_ting 丁士珉" w:date="2025-05-16T09:46:00Z" w16du:dateUtc="2025-05-16T01:46:00Z">
        <w:r w:rsidR="00370F8D">
          <w:rPr>
            <w:rFonts w:hint="eastAsia"/>
          </w:rPr>
          <w:t>「</w:t>
        </w:r>
      </w:ins>
      <w:ins w:id="189" w:author="elvis_ting 丁士珉" w:date="2025-05-14T15:33:00Z" w16du:dateUtc="2025-05-14T07:33:00Z">
        <w:r w:rsidR="00C00673">
          <w:rPr>
            <w:rFonts w:hint="eastAsia"/>
          </w:rPr>
          <w:t>minio</w:t>
        </w:r>
      </w:ins>
      <w:ins w:id="190" w:author="elvis_ting 丁士珉" w:date="2025-05-16T09:46:00Z" w16du:dateUtc="2025-05-16T01:46:00Z">
        <w:r w:rsidR="00370F8D">
          <w:rPr>
            <w:rFonts w:hint="eastAsia"/>
          </w:rPr>
          <w:t>」</w:t>
        </w:r>
      </w:ins>
      <w:ins w:id="191" w:author="elvis_ting 丁士珉" w:date="2025-05-14T15:33:00Z" w16du:dateUtc="2025-05-14T07:33:00Z">
        <w:r w:rsidR="00C00673">
          <w:rPr>
            <w:rFonts w:hint="eastAsia"/>
          </w:rPr>
          <w:t>時才有作用，其餘情況此欄位的輸入會被忽略。依照實際內容輸入。</w:t>
        </w:r>
      </w:ins>
      <w:del w:id="192" w:author="elvis_ting 丁士珉" w:date="2025-05-14T15:33:00Z" w16du:dateUtc="2025-05-14T07:33:00Z">
        <w:r>
          <w:rPr>
            <w:rFonts w:hint="eastAsia"/>
          </w:rPr>
          <w:delText>依照實際設定輸入。</w:delText>
        </w:r>
      </w:del>
    </w:p>
    <w:p w14:paraId="1F910A52" w14:textId="272D8BE8" w:rsidR="008C68CA" w:rsidRDefault="008C68CA" w:rsidP="00627C06">
      <w:pPr>
        <w:pStyle w:val="a7"/>
        <w:numPr>
          <w:ilvl w:val="0"/>
          <w:numId w:val="20"/>
        </w:numPr>
        <w:ind w:leftChars="0"/>
      </w:pPr>
      <w:proofErr w:type="spellStart"/>
      <w:r>
        <w:rPr>
          <w:rFonts w:hint="eastAsia"/>
        </w:rPr>
        <w:t>Ac</w:t>
      </w:r>
      <w:r>
        <w:t>cessKey</w:t>
      </w:r>
      <w:proofErr w:type="spellEnd"/>
      <w:r>
        <w:rPr>
          <w:rFonts w:hint="eastAsia"/>
        </w:rPr>
        <w:t>：連線到儲存庫時需要使用的</w:t>
      </w:r>
      <w:r w:rsidR="002E7E87">
        <w:rPr>
          <w:rFonts w:hint="eastAsia"/>
        </w:rPr>
        <w:t>密鑰之一。依照實際設定輸入。</w:t>
      </w:r>
    </w:p>
    <w:p w14:paraId="4BC0A5D4" w14:textId="08DD2CA7" w:rsidR="008C68CA" w:rsidRDefault="008C68CA" w:rsidP="00627C06">
      <w:pPr>
        <w:pStyle w:val="a7"/>
        <w:numPr>
          <w:ilvl w:val="0"/>
          <w:numId w:val="20"/>
        </w:numPr>
        <w:ind w:leftChars="0"/>
      </w:pPr>
      <w:proofErr w:type="spellStart"/>
      <w:r>
        <w:rPr>
          <w:rFonts w:hint="eastAsia"/>
        </w:rPr>
        <w:t>S</w:t>
      </w:r>
      <w:r>
        <w:t>ecretKey</w:t>
      </w:r>
      <w:proofErr w:type="spellEnd"/>
      <w:r>
        <w:rPr>
          <w:rFonts w:hint="eastAsia"/>
        </w:rPr>
        <w:t>：</w:t>
      </w:r>
      <w:r w:rsidR="002E7E87">
        <w:rPr>
          <w:rFonts w:hint="eastAsia"/>
        </w:rPr>
        <w:t>連線到儲存庫時需要使用的密鑰之一。依照實際設定輸入。</w:t>
      </w:r>
    </w:p>
    <w:p w14:paraId="30DFE9C9" w14:textId="77777777" w:rsidR="00587D3E" w:rsidRDefault="00587D3E" w:rsidP="003F284C">
      <w:pPr>
        <w:rPr>
          <w:ins w:id="193" w:author="elvis_ting 丁士珉" w:date="2025-05-14T15:33:00Z" w16du:dateUtc="2025-05-14T07:33:00Z"/>
        </w:rPr>
      </w:pPr>
    </w:p>
    <w:p w14:paraId="4F8E3CF9" w14:textId="7EEA9834" w:rsidR="00782C05" w:rsidRDefault="00DA0B39" w:rsidP="003F284C">
      <w:pPr>
        <w:rPr>
          <w:ins w:id="194" w:author="elvis_ting 丁士珉" w:date="2025-05-14T15:49:00Z" w16du:dateUtc="2025-05-14T07:49:00Z"/>
        </w:rPr>
      </w:pPr>
      <w:ins w:id="195" w:author="elvis_ting 丁士珉" w:date="2025-05-14T15:34:00Z" w16du:dateUtc="2025-05-14T07:34:00Z">
        <w:r>
          <w:rPr>
            <w:rFonts w:hint="eastAsia"/>
          </w:rPr>
          <w:t>在確認創建之前，可以使用</w:t>
        </w:r>
      </w:ins>
      <w:ins w:id="196" w:author="elvis_ting 丁士珉" w:date="2025-05-14T16:30:00Z" w16du:dateUtc="2025-05-14T08:30:00Z">
        <w:r w:rsidR="00F1506F">
          <w:rPr>
            <w:rFonts w:hint="eastAsia"/>
          </w:rPr>
          <w:t>「</w:t>
        </w:r>
      </w:ins>
      <w:ins w:id="197" w:author="elvis_ting 丁士珉" w:date="2025-05-14T15:34:00Z" w16du:dateUtc="2025-05-14T07:34:00Z">
        <w:r w:rsidRPr="00F1506F">
          <w:rPr>
            <w:rFonts w:hint="eastAsia"/>
          </w:rPr>
          <w:t>測試</w:t>
        </w:r>
        <w:r w:rsidRPr="00F1506F">
          <w:rPr>
            <w:rFonts w:hint="eastAsia"/>
          </w:rPr>
          <w:t>Bucket</w:t>
        </w:r>
        <w:r w:rsidRPr="00F1506F">
          <w:rPr>
            <w:rFonts w:hint="eastAsia"/>
          </w:rPr>
          <w:t>連線</w:t>
        </w:r>
      </w:ins>
      <w:ins w:id="198" w:author="elvis_ting 丁士珉" w:date="2025-05-14T16:30:00Z" w16du:dateUtc="2025-05-14T08:30:00Z">
        <w:r w:rsidR="00F1506F" w:rsidRPr="00F1506F">
          <w:rPr>
            <w:rFonts w:hint="eastAsia"/>
            <w:rPrChange w:id="199" w:author="elvis_ting 丁士珉" w:date="2025-05-14T16:30:00Z" w16du:dateUtc="2025-05-14T08:30:00Z">
              <w:rPr>
                <w:rFonts w:hint="eastAsia"/>
                <w:b/>
                <w:bCs/>
              </w:rPr>
            </w:rPrChange>
          </w:rPr>
          <w:t>」</w:t>
        </w:r>
      </w:ins>
      <w:ins w:id="200" w:author="elvis_ting 丁士珉" w:date="2025-05-14T15:34:00Z" w16du:dateUtc="2025-05-14T07:34:00Z">
        <w:r>
          <w:rPr>
            <w:rFonts w:hint="eastAsia"/>
          </w:rPr>
          <w:t>按鈕確認輸入的資訊是否正確</w:t>
        </w:r>
      </w:ins>
      <w:ins w:id="201" w:author="elvis_ting 丁士珉" w:date="2025-05-14T16:30:00Z" w16du:dateUtc="2025-05-14T08:30:00Z">
        <w:r w:rsidR="00F1506F">
          <w:rPr>
            <w:rFonts w:hint="eastAsia"/>
          </w:rPr>
          <w:t>或是</w:t>
        </w:r>
      </w:ins>
      <w:ins w:id="202" w:author="elvis_ting 丁士珉" w:date="2025-05-14T16:11:00Z" w16du:dateUtc="2025-05-14T08:11:00Z">
        <w:r w:rsidR="005645F0">
          <w:rPr>
            <w:rFonts w:hint="eastAsia"/>
          </w:rPr>
          <w:t>Bucket</w:t>
        </w:r>
        <w:r w:rsidR="005645F0">
          <w:rPr>
            <w:rFonts w:hint="eastAsia"/>
          </w:rPr>
          <w:t>是否已經存在</w:t>
        </w:r>
      </w:ins>
      <w:ins w:id="203" w:author="elvis_ting 丁士珉" w:date="2025-05-14T16:30:00Z" w16du:dateUtc="2025-05-14T08:30:00Z">
        <w:r w:rsidR="00F1506F">
          <w:rPr>
            <w:rFonts w:hint="eastAsia"/>
          </w:rPr>
          <w:t>。</w:t>
        </w:r>
      </w:ins>
      <w:ins w:id="204" w:author="elvis_ting 丁士珉" w:date="2025-05-14T15:34:00Z" w16du:dateUtc="2025-05-14T07:34:00Z">
        <w:r w:rsidR="0055365B">
          <w:rPr>
            <w:rFonts w:hint="eastAsia"/>
          </w:rPr>
          <w:t>要使用此按鈕，</w:t>
        </w:r>
      </w:ins>
      <w:ins w:id="205" w:author="elvis_ting 丁士珉" w:date="2025-05-14T16:30:00Z" w16du:dateUtc="2025-05-14T08:30:00Z">
        <w:r w:rsidR="00F1506F">
          <w:rPr>
            <w:rFonts w:hint="eastAsia"/>
          </w:rPr>
          <w:t>必須</w:t>
        </w:r>
      </w:ins>
      <w:ins w:id="206" w:author="elvis_ting 丁士珉" w:date="2025-05-14T15:34:00Z" w16du:dateUtc="2025-05-14T07:34:00Z">
        <w:r w:rsidR="0055365B">
          <w:rPr>
            <w:rFonts w:hint="eastAsia"/>
          </w:rPr>
          <w:t>填入</w:t>
        </w:r>
        <w:r w:rsidR="0055365B">
          <w:rPr>
            <w:rFonts w:hint="eastAsia"/>
          </w:rPr>
          <w:t>B</w:t>
        </w:r>
        <w:r w:rsidR="0055365B">
          <w:t>u</w:t>
        </w:r>
        <w:r w:rsidR="0055365B">
          <w:rPr>
            <w:rFonts w:hint="eastAsia"/>
          </w:rPr>
          <w:t>cket</w:t>
        </w:r>
      </w:ins>
      <w:ins w:id="207" w:author="elvis_ting 丁士珉" w:date="2025-05-14T15:35:00Z" w16du:dateUtc="2025-05-14T07:35:00Z">
        <w:r w:rsidR="0055365B">
          <w:rPr>
            <w:rFonts w:hint="eastAsia"/>
          </w:rPr>
          <w:t>名稱</w:t>
        </w:r>
        <w:r w:rsidR="00183558">
          <w:rPr>
            <w:rFonts w:hint="eastAsia"/>
          </w:rPr>
          <w:t>、</w:t>
        </w:r>
        <w:proofErr w:type="spellStart"/>
        <w:r w:rsidR="00183558">
          <w:t>A</w:t>
        </w:r>
        <w:r w:rsidR="00183558">
          <w:rPr>
            <w:rFonts w:hint="eastAsia"/>
          </w:rPr>
          <w:t>ccessKey</w:t>
        </w:r>
        <w:proofErr w:type="spellEnd"/>
        <w:r w:rsidR="00183558">
          <w:rPr>
            <w:rFonts w:hint="eastAsia"/>
          </w:rPr>
          <w:t>、</w:t>
        </w:r>
        <w:proofErr w:type="spellStart"/>
        <w:r w:rsidR="00183558">
          <w:rPr>
            <w:rFonts w:hint="eastAsia"/>
          </w:rPr>
          <w:t>S</w:t>
        </w:r>
        <w:r w:rsidR="00183558">
          <w:t>e</w:t>
        </w:r>
        <w:r w:rsidR="00183558">
          <w:rPr>
            <w:rFonts w:hint="eastAsia"/>
          </w:rPr>
          <w:t>cretKey</w:t>
        </w:r>
        <w:proofErr w:type="spellEnd"/>
        <w:r w:rsidR="00183558">
          <w:rPr>
            <w:rFonts w:hint="eastAsia"/>
          </w:rPr>
          <w:t>等三個欄位，</w:t>
        </w:r>
      </w:ins>
      <w:ins w:id="208" w:author="elvis_ting 丁士珉" w:date="2025-05-14T16:12:00Z" w16du:dateUtc="2025-05-14T08:12:00Z">
        <w:r w:rsidR="005645F0">
          <w:rPr>
            <w:rFonts w:hint="eastAsia"/>
          </w:rPr>
          <w:t>如果要</w:t>
        </w:r>
      </w:ins>
      <w:ins w:id="209" w:author="elvis_ting 丁士珉" w:date="2025-05-14T15:35:00Z" w16du:dateUtc="2025-05-14T07:35:00Z">
        <w:r w:rsidR="00183558">
          <w:rPr>
            <w:rFonts w:hint="eastAsia"/>
          </w:rPr>
          <w:t>連線的</w:t>
        </w:r>
      </w:ins>
      <w:ins w:id="210" w:author="elvis_ting 丁士珉" w:date="2025-05-14T16:12:00Z" w16du:dateUtc="2025-05-14T08:12:00Z">
        <w:r w:rsidR="003E740F">
          <w:rPr>
            <w:rFonts w:hint="eastAsia"/>
          </w:rPr>
          <w:t>目標</w:t>
        </w:r>
      </w:ins>
      <w:ins w:id="211" w:author="elvis_ting 丁士珉" w:date="2025-05-14T15:35:00Z" w16du:dateUtc="2025-05-14T07:35:00Z">
        <w:r w:rsidR="00183558">
          <w:rPr>
            <w:rFonts w:hint="eastAsia"/>
          </w:rPr>
          <w:t>是</w:t>
        </w:r>
        <w:r w:rsidR="00183558">
          <w:rPr>
            <w:rFonts w:hint="eastAsia"/>
          </w:rPr>
          <w:t>MinIO</w:t>
        </w:r>
        <w:r w:rsidR="00183558">
          <w:rPr>
            <w:rFonts w:hint="eastAsia"/>
          </w:rPr>
          <w:t>儲存庫，</w:t>
        </w:r>
      </w:ins>
      <w:ins w:id="212" w:author="elvis_ting 丁士珉" w:date="2025-05-14T15:36:00Z" w16du:dateUtc="2025-05-14T07:36:00Z">
        <w:r w:rsidR="00183558">
          <w:rPr>
            <w:rFonts w:hint="eastAsia"/>
          </w:rPr>
          <w:t>還必須填入</w:t>
        </w:r>
        <w:r w:rsidR="00183558">
          <w:rPr>
            <w:rFonts w:hint="eastAsia"/>
          </w:rPr>
          <w:t>IP</w:t>
        </w:r>
        <w:r w:rsidR="00183558">
          <w:rPr>
            <w:rFonts w:hint="eastAsia"/>
          </w:rPr>
          <w:t>及通訊埠這兩個欄位。</w:t>
        </w:r>
      </w:ins>
      <w:ins w:id="213" w:author="elvis_ting 丁士珉" w:date="2025-05-14T16:31:00Z" w16du:dateUtc="2025-05-14T08:31:00Z">
        <w:r w:rsidR="00F1506F">
          <w:rPr>
            <w:rFonts w:hint="eastAsia"/>
          </w:rPr>
          <w:t>測試結果總</w:t>
        </w:r>
      </w:ins>
      <w:ins w:id="214" w:author="elvis_ting 丁士珉" w:date="2025-05-14T15:49:00Z" w16du:dateUtc="2025-05-14T07:49:00Z">
        <w:r w:rsidR="004B529A">
          <w:rPr>
            <w:rFonts w:hint="eastAsia"/>
          </w:rPr>
          <w:t>共有以下幾種狀況：</w:t>
        </w:r>
      </w:ins>
    </w:p>
    <w:p w14:paraId="419A3DB2" w14:textId="2DF34F09" w:rsidR="004B529A" w:rsidRDefault="004B529A" w:rsidP="003F284C">
      <w:pPr>
        <w:rPr>
          <w:ins w:id="215" w:author="elvis_ting 丁士珉" w:date="2025-05-14T16:06:00Z" w16du:dateUtc="2025-05-14T08:06:00Z"/>
        </w:rPr>
      </w:pPr>
      <w:ins w:id="216" w:author="elvis_ting 丁士珉" w:date="2025-05-14T15:49:00Z" w16du:dateUtc="2025-05-14T07:49:00Z">
        <w:r>
          <w:rPr>
            <w:rFonts w:hint="eastAsia"/>
          </w:rPr>
          <w:t>可以連線：</w:t>
        </w:r>
      </w:ins>
      <w:ins w:id="217" w:author="elvis_ting 丁士珉" w:date="2025-05-14T16:31:00Z" w16du:dateUtc="2025-05-14T08:31:00Z">
        <w:r w:rsidR="00065745">
          <w:br/>
        </w:r>
      </w:ins>
      <w:ins w:id="218" w:author="elvis_ting 丁士珉" w:date="2025-05-14T15:49:00Z" w16du:dateUtc="2025-05-14T07:49:00Z">
        <w:r w:rsidRPr="004B529A">
          <w:rPr>
            <w:noProof/>
          </w:rPr>
          <w:drawing>
            <wp:inline distT="0" distB="0" distL="0" distR="0" wp14:anchorId="777E7692" wp14:editId="4997AC6F">
              <wp:extent cx="3600953" cy="371527"/>
              <wp:effectExtent l="0" t="0" r="0" b="9525"/>
              <wp:docPr id="14612261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6123" name=""/>
                      <pic:cNvPicPr/>
                    </pic:nvPicPr>
                    <pic:blipFill>
                      <a:blip r:embed="rId23"/>
                      <a:stretch>
                        <a:fillRect/>
                      </a:stretch>
                    </pic:blipFill>
                    <pic:spPr>
                      <a:xfrm>
                        <a:off x="0" y="0"/>
                        <a:ext cx="3600953" cy="371527"/>
                      </a:xfrm>
                      <a:prstGeom prst="rect">
                        <a:avLst/>
                      </a:prstGeom>
                    </pic:spPr>
                  </pic:pic>
                </a:graphicData>
              </a:graphic>
            </wp:inline>
          </w:drawing>
        </w:r>
      </w:ins>
    </w:p>
    <w:p w14:paraId="1634EE9B" w14:textId="48FAB715" w:rsidR="00BB3EC5" w:rsidRDefault="00BB3EC5" w:rsidP="003F284C">
      <w:pPr>
        <w:rPr>
          <w:ins w:id="219" w:author="elvis_ting 丁士珉" w:date="2025-05-14T16:07:00Z" w16du:dateUtc="2025-05-14T08:07:00Z"/>
        </w:rPr>
      </w:pPr>
      <w:ins w:id="220" w:author="elvis_ting 丁士珉" w:date="2025-05-14T16:06:00Z" w16du:dateUtc="2025-05-14T08:06:00Z">
        <w:r>
          <w:rPr>
            <w:rFonts w:hint="eastAsia"/>
          </w:rPr>
          <w:t>Bucket</w:t>
        </w:r>
        <w:r>
          <w:rPr>
            <w:rFonts w:hint="eastAsia"/>
          </w:rPr>
          <w:t>名稱錯誤或是</w:t>
        </w:r>
      </w:ins>
      <w:ins w:id="221" w:author="elvis_ting 丁士珉" w:date="2025-05-14T16:07:00Z" w16du:dateUtc="2025-05-14T08:07:00Z">
        <w:r>
          <w:rPr>
            <w:rFonts w:hint="eastAsia"/>
          </w:rPr>
          <w:t>不存在：</w:t>
        </w:r>
      </w:ins>
    </w:p>
    <w:p w14:paraId="32B24535" w14:textId="7C032EB0" w:rsidR="00BB3EC5" w:rsidRDefault="008644B7" w:rsidP="003F284C">
      <w:pPr>
        <w:rPr>
          <w:ins w:id="222" w:author="elvis_ting 丁士珉" w:date="2025-05-14T15:49:00Z" w16du:dateUtc="2025-05-14T07:49:00Z"/>
        </w:rPr>
      </w:pPr>
      <w:ins w:id="223" w:author="elvis_ting 丁士珉" w:date="2025-05-14T16:07:00Z" w16du:dateUtc="2025-05-14T08:07:00Z">
        <w:r w:rsidRPr="008644B7">
          <w:rPr>
            <w:noProof/>
          </w:rPr>
          <w:drawing>
            <wp:inline distT="0" distB="0" distL="0" distR="0" wp14:anchorId="2122FD6A" wp14:editId="56609F80">
              <wp:extent cx="3572374" cy="352474"/>
              <wp:effectExtent l="0" t="0" r="9525" b="9525"/>
              <wp:docPr id="10672846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84651" name=""/>
                      <pic:cNvPicPr/>
                    </pic:nvPicPr>
                    <pic:blipFill>
                      <a:blip r:embed="rId24"/>
                      <a:stretch>
                        <a:fillRect/>
                      </a:stretch>
                    </pic:blipFill>
                    <pic:spPr>
                      <a:xfrm>
                        <a:off x="0" y="0"/>
                        <a:ext cx="3572374" cy="352474"/>
                      </a:xfrm>
                      <a:prstGeom prst="rect">
                        <a:avLst/>
                      </a:prstGeom>
                    </pic:spPr>
                  </pic:pic>
                </a:graphicData>
              </a:graphic>
            </wp:inline>
          </w:drawing>
        </w:r>
      </w:ins>
    </w:p>
    <w:p w14:paraId="222CE770" w14:textId="48694C20" w:rsidR="004B529A" w:rsidRDefault="004B529A" w:rsidP="003F284C">
      <w:pPr>
        <w:rPr>
          <w:ins w:id="224" w:author="elvis_ting 丁士珉" w:date="2025-05-14T16:01:00Z" w16du:dateUtc="2025-05-14T08:01:00Z"/>
        </w:rPr>
      </w:pPr>
      <w:ins w:id="225" w:author="elvis_ting 丁士珉" w:date="2025-05-14T15:49:00Z" w16du:dateUtc="2025-05-14T07:49:00Z">
        <w:r>
          <w:rPr>
            <w:rFonts w:hint="eastAsia"/>
          </w:rPr>
          <w:lastRenderedPageBreak/>
          <w:t>IP</w:t>
        </w:r>
        <w:r>
          <w:rPr>
            <w:rFonts w:hint="eastAsia"/>
          </w:rPr>
          <w:t>或是通訊埠錯誤</w:t>
        </w:r>
      </w:ins>
      <w:ins w:id="226" w:author="elvis_ting 丁士珉" w:date="2025-05-14T15:50:00Z" w16du:dateUtc="2025-05-14T07:50:00Z">
        <w:r w:rsidR="00D852B9">
          <w:rPr>
            <w:rFonts w:hint="eastAsia"/>
          </w:rPr>
          <w:t>，或是網路連線有問題</w:t>
        </w:r>
      </w:ins>
      <w:ins w:id="227" w:author="elvis_ting 丁士珉" w:date="2025-05-14T15:49:00Z" w16du:dateUtc="2025-05-14T07:49:00Z">
        <w:r>
          <w:rPr>
            <w:rFonts w:hint="eastAsia"/>
          </w:rPr>
          <w:t>：</w:t>
        </w:r>
      </w:ins>
      <w:ins w:id="228" w:author="elvis_ting 丁士珉" w:date="2025-05-14T15:50:00Z" w16du:dateUtc="2025-05-14T07:50:00Z">
        <w:r w:rsidR="00D852B9" w:rsidRPr="00D852B9">
          <w:rPr>
            <w:noProof/>
          </w:rPr>
          <w:drawing>
            <wp:inline distT="0" distB="0" distL="0" distR="0" wp14:anchorId="132549E1" wp14:editId="188FE919">
              <wp:extent cx="3591426" cy="362001"/>
              <wp:effectExtent l="0" t="0" r="0" b="0"/>
              <wp:docPr id="2781201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20132" name=""/>
                      <pic:cNvPicPr/>
                    </pic:nvPicPr>
                    <pic:blipFill>
                      <a:blip r:embed="rId25"/>
                      <a:stretch>
                        <a:fillRect/>
                      </a:stretch>
                    </pic:blipFill>
                    <pic:spPr>
                      <a:xfrm>
                        <a:off x="0" y="0"/>
                        <a:ext cx="3591426" cy="362001"/>
                      </a:xfrm>
                      <a:prstGeom prst="rect">
                        <a:avLst/>
                      </a:prstGeom>
                    </pic:spPr>
                  </pic:pic>
                </a:graphicData>
              </a:graphic>
            </wp:inline>
          </w:drawing>
        </w:r>
      </w:ins>
    </w:p>
    <w:p w14:paraId="3E496E61" w14:textId="332C550F" w:rsidR="00846A92" w:rsidRDefault="00846A92" w:rsidP="003F284C">
      <w:pPr>
        <w:rPr>
          <w:ins w:id="229" w:author="elvis_ting 丁士珉" w:date="2025-05-14T15:50:00Z" w16du:dateUtc="2025-05-14T07:50:00Z"/>
        </w:rPr>
      </w:pPr>
      <w:ins w:id="230" w:author="elvis_ting 丁士珉" w:date="2025-05-14T16:01:00Z" w16du:dateUtc="2025-05-14T08:01:00Z">
        <w:r>
          <w:rPr>
            <w:rFonts w:hint="eastAsia"/>
            <w:noProof/>
          </w:rPr>
          <w:drawing>
            <wp:inline distT="0" distB="0" distL="0" distR="0" wp14:anchorId="46C7DD4A" wp14:editId="07649F4B">
              <wp:extent cx="3581400" cy="342900"/>
              <wp:effectExtent l="0" t="0" r="0" b="0"/>
              <wp:docPr id="115949512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5120" name="圖片 1159495120"/>
                      <pic:cNvPicPr/>
                    </pic:nvPicPr>
                    <pic:blipFill>
                      <a:blip r:embed="rId26">
                        <a:extLst>
                          <a:ext uri="{28A0092B-C50C-407E-A947-70E740481C1C}">
                            <a14:useLocalDpi xmlns:a14="http://schemas.microsoft.com/office/drawing/2010/main" val="0"/>
                          </a:ext>
                        </a:extLst>
                      </a:blip>
                      <a:stretch>
                        <a:fillRect/>
                      </a:stretch>
                    </pic:blipFill>
                    <pic:spPr>
                      <a:xfrm>
                        <a:off x="0" y="0"/>
                        <a:ext cx="3581400" cy="342900"/>
                      </a:xfrm>
                      <a:prstGeom prst="rect">
                        <a:avLst/>
                      </a:prstGeom>
                    </pic:spPr>
                  </pic:pic>
                </a:graphicData>
              </a:graphic>
            </wp:inline>
          </w:drawing>
        </w:r>
      </w:ins>
    </w:p>
    <w:p w14:paraId="4A3571A5" w14:textId="7B52F7F8" w:rsidR="00484033" w:rsidRPr="00717326" w:rsidRDefault="00717326" w:rsidP="003F284C">
      <w:pPr>
        <w:rPr>
          <w:ins w:id="231" w:author="elvis_ting 丁士珉" w:date="2025-05-14T15:50:00Z" w16du:dateUtc="2025-05-14T07:50:00Z"/>
        </w:rPr>
      </w:pPr>
      <w:ins w:id="232" w:author="elvis_ting 丁士珉" w:date="2025-05-14T15:51:00Z" w16du:dateUtc="2025-05-14T07:51:00Z">
        <w:r>
          <w:rPr>
            <w:rFonts w:hint="eastAsia"/>
          </w:rPr>
          <w:t>網路連線</w:t>
        </w:r>
        <w:r>
          <w:t>t</w:t>
        </w:r>
        <w:r>
          <w:rPr>
            <w:rFonts w:hint="eastAsia"/>
          </w:rPr>
          <w:t>imeout</w:t>
        </w:r>
        <w:r>
          <w:rPr>
            <w:rFonts w:hint="eastAsia"/>
          </w:rPr>
          <w:t>：</w:t>
        </w:r>
      </w:ins>
    </w:p>
    <w:p w14:paraId="0D5C972F" w14:textId="21E77227" w:rsidR="00D852B9" w:rsidRDefault="00484033" w:rsidP="003F284C">
      <w:pPr>
        <w:rPr>
          <w:ins w:id="233" w:author="elvis_ting 丁士珉" w:date="2025-05-14T15:52:00Z" w16du:dateUtc="2025-05-14T07:52:00Z"/>
        </w:rPr>
      </w:pPr>
      <w:ins w:id="234" w:author="elvis_ting 丁士珉" w:date="2025-05-14T15:50:00Z" w16du:dateUtc="2025-05-14T07:50:00Z">
        <w:r w:rsidRPr="00484033">
          <w:rPr>
            <w:noProof/>
          </w:rPr>
          <w:drawing>
            <wp:inline distT="0" distB="0" distL="0" distR="0" wp14:anchorId="471305C1" wp14:editId="3FD090CF">
              <wp:extent cx="3581900" cy="352474"/>
              <wp:effectExtent l="0" t="0" r="0" b="9525"/>
              <wp:docPr id="403632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2442" name=""/>
                      <pic:cNvPicPr/>
                    </pic:nvPicPr>
                    <pic:blipFill>
                      <a:blip r:embed="rId27"/>
                      <a:stretch>
                        <a:fillRect/>
                      </a:stretch>
                    </pic:blipFill>
                    <pic:spPr>
                      <a:xfrm>
                        <a:off x="0" y="0"/>
                        <a:ext cx="3581900" cy="352474"/>
                      </a:xfrm>
                      <a:prstGeom prst="rect">
                        <a:avLst/>
                      </a:prstGeom>
                    </pic:spPr>
                  </pic:pic>
                </a:graphicData>
              </a:graphic>
            </wp:inline>
          </w:drawing>
        </w:r>
      </w:ins>
    </w:p>
    <w:p w14:paraId="66112855" w14:textId="6C73AF28" w:rsidR="000F67BF" w:rsidRDefault="00D334D0" w:rsidP="003F284C">
      <w:pPr>
        <w:rPr>
          <w:ins w:id="235" w:author="elvis_ting 丁士珉" w:date="2025-05-14T15:53:00Z" w16du:dateUtc="2025-05-14T07:53:00Z"/>
        </w:rPr>
      </w:pPr>
      <w:proofErr w:type="spellStart"/>
      <w:ins w:id="236" w:author="elvis_ting 丁士珉" w:date="2025-05-14T15:53:00Z" w16du:dateUtc="2025-05-14T07:53:00Z">
        <w:r>
          <w:rPr>
            <w:rFonts w:hint="eastAsia"/>
          </w:rPr>
          <w:t>AccessKey</w:t>
        </w:r>
        <w:proofErr w:type="spellEnd"/>
        <w:r>
          <w:rPr>
            <w:rFonts w:hint="eastAsia"/>
          </w:rPr>
          <w:t>錯誤：</w:t>
        </w:r>
      </w:ins>
    </w:p>
    <w:p w14:paraId="0408798E" w14:textId="59AE7258" w:rsidR="00D334D0" w:rsidRDefault="00D334D0" w:rsidP="003F284C">
      <w:pPr>
        <w:rPr>
          <w:ins w:id="237" w:author="elvis_ting 丁士珉" w:date="2025-05-14T15:53:00Z" w16du:dateUtc="2025-05-14T07:53:00Z"/>
        </w:rPr>
      </w:pPr>
      <w:ins w:id="238" w:author="elvis_ting 丁士珉" w:date="2025-05-14T15:53:00Z" w16du:dateUtc="2025-05-14T07:53:00Z">
        <w:r w:rsidRPr="00D334D0">
          <w:rPr>
            <w:noProof/>
          </w:rPr>
          <w:drawing>
            <wp:inline distT="0" distB="0" distL="0" distR="0" wp14:anchorId="14657203" wp14:editId="12D3A0FA">
              <wp:extent cx="3591426" cy="333422"/>
              <wp:effectExtent l="0" t="0" r="0" b="9525"/>
              <wp:docPr id="8250164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6477" name=""/>
                      <pic:cNvPicPr/>
                    </pic:nvPicPr>
                    <pic:blipFill>
                      <a:blip r:embed="rId28"/>
                      <a:stretch>
                        <a:fillRect/>
                      </a:stretch>
                    </pic:blipFill>
                    <pic:spPr>
                      <a:xfrm>
                        <a:off x="0" y="0"/>
                        <a:ext cx="3591426" cy="333422"/>
                      </a:xfrm>
                      <a:prstGeom prst="rect">
                        <a:avLst/>
                      </a:prstGeom>
                    </pic:spPr>
                  </pic:pic>
                </a:graphicData>
              </a:graphic>
            </wp:inline>
          </w:drawing>
        </w:r>
      </w:ins>
    </w:p>
    <w:p w14:paraId="4F8D67E4" w14:textId="438E002A" w:rsidR="00D334D0" w:rsidRPr="00D852B9" w:rsidRDefault="00D334D0" w:rsidP="003F284C">
      <w:pPr>
        <w:rPr>
          <w:ins w:id="239" w:author="elvis_ting 丁士珉" w:date="2025-05-14T15:36:00Z" w16du:dateUtc="2025-05-14T07:36:00Z"/>
        </w:rPr>
      </w:pPr>
      <w:proofErr w:type="spellStart"/>
      <w:ins w:id="240" w:author="elvis_ting 丁士珉" w:date="2025-05-14T15:53:00Z" w16du:dateUtc="2025-05-14T07:53:00Z">
        <w:r>
          <w:rPr>
            <w:rFonts w:hint="eastAsia"/>
          </w:rPr>
          <w:t>SecretKey</w:t>
        </w:r>
        <w:proofErr w:type="spellEnd"/>
        <w:r>
          <w:rPr>
            <w:rFonts w:hint="eastAsia"/>
          </w:rPr>
          <w:t>錯誤：</w:t>
        </w:r>
      </w:ins>
    </w:p>
    <w:p w14:paraId="0982999D" w14:textId="3B1E4A88" w:rsidR="00183558" w:rsidRPr="00183558" w:rsidRDefault="00DD6E42" w:rsidP="003F284C">
      <w:pPr>
        <w:rPr>
          <w:ins w:id="241" w:author="elvis_ting 丁士珉" w:date="2025-05-14T15:33:00Z" w16du:dateUtc="2025-05-14T07:33:00Z"/>
        </w:rPr>
      </w:pPr>
      <w:ins w:id="242" w:author="elvis_ting 丁士珉" w:date="2025-05-14T15:53:00Z" w16du:dateUtc="2025-05-14T07:53:00Z">
        <w:r w:rsidRPr="00DD6E42">
          <w:rPr>
            <w:noProof/>
          </w:rPr>
          <w:drawing>
            <wp:inline distT="0" distB="0" distL="0" distR="0" wp14:anchorId="141E13A8" wp14:editId="60E4DC1C">
              <wp:extent cx="3562847" cy="342948"/>
              <wp:effectExtent l="0" t="0" r="0" b="0"/>
              <wp:docPr id="12150978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7872" name=""/>
                      <pic:cNvPicPr/>
                    </pic:nvPicPr>
                    <pic:blipFill>
                      <a:blip r:embed="rId29"/>
                      <a:stretch>
                        <a:fillRect/>
                      </a:stretch>
                    </pic:blipFill>
                    <pic:spPr>
                      <a:xfrm>
                        <a:off x="0" y="0"/>
                        <a:ext cx="3562847" cy="342948"/>
                      </a:xfrm>
                      <a:prstGeom prst="rect">
                        <a:avLst/>
                      </a:prstGeom>
                    </pic:spPr>
                  </pic:pic>
                </a:graphicData>
              </a:graphic>
            </wp:inline>
          </w:drawing>
        </w:r>
      </w:ins>
    </w:p>
    <w:p w14:paraId="18C3F5BF" w14:textId="77777777" w:rsidR="00DA0B39" w:rsidRDefault="00DA0B39" w:rsidP="003F284C"/>
    <w:p w14:paraId="5D47F6CE" w14:textId="28D4FAA9" w:rsidR="00587D3E" w:rsidRDefault="00335050" w:rsidP="003F284C">
      <w:ins w:id="243" w:author="elvis_ting 丁士珉" w:date="2025-05-14T16:13:00Z" w16du:dateUtc="2025-05-14T08:13:00Z">
        <w:r>
          <w:rPr>
            <w:rFonts w:hint="eastAsia"/>
          </w:rPr>
          <w:t>建議在測試過</w:t>
        </w:r>
        <w:r>
          <w:rPr>
            <w:rFonts w:hint="eastAsia"/>
          </w:rPr>
          <w:t>Bucket</w:t>
        </w:r>
        <w:r>
          <w:rPr>
            <w:rFonts w:hint="eastAsia"/>
          </w:rPr>
          <w:t>能夠正常</w:t>
        </w:r>
        <w:r w:rsidR="00CB672D">
          <w:rPr>
            <w:rFonts w:hint="eastAsia"/>
          </w:rPr>
          <w:t>連線</w:t>
        </w:r>
        <w:r>
          <w:rPr>
            <w:rFonts w:hint="eastAsia"/>
          </w:rPr>
          <w:t>之後再</w:t>
        </w:r>
      </w:ins>
      <w:r w:rsidR="002C31FC">
        <w:rPr>
          <w:rFonts w:hint="eastAsia"/>
        </w:rPr>
        <w:t>完成創建</w:t>
      </w:r>
      <w:ins w:id="244" w:author="elvis_ting 丁士珉" w:date="2025-05-14T16:31:00Z" w16du:dateUtc="2025-05-14T08:31:00Z">
        <w:r w:rsidR="00393F7C">
          <w:rPr>
            <w:rFonts w:hint="eastAsia"/>
          </w:rPr>
          <w:t>。完成創建後</w:t>
        </w:r>
      </w:ins>
      <w:del w:id="245" w:author="elvis_ting 丁士珉" w:date="2025-05-14T16:13:00Z" w16du:dateUtc="2025-05-14T08:13:00Z">
        <w:r w:rsidR="002C31FC">
          <w:rPr>
            <w:rFonts w:hint="eastAsia"/>
          </w:rPr>
          <w:delText>後</w:delText>
        </w:r>
      </w:del>
      <w:r w:rsidR="00587D3E">
        <w:rPr>
          <w:rFonts w:hint="eastAsia"/>
        </w:rPr>
        <w:t>回到儲存庫頁面可以看到剛才新增的儲存庫</w:t>
      </w:r>
      <w:r w:rsidR="00F61A01">
        <w:rPr>
          <w:rFonts w:hint="eastAsia"/>
        </w:rPr>
        <w:t>及簡易資訊：</w:t>
      </w:r>
    </w:p>
    <w:p w14:paraId="38D4D0E9" w14:textId="73692FC5" w:rsidR="00F61A01" w:rsidRDefault="00393F7C" w:rsidP="003F284C">
      <w:pPr>
        <w:rPr>
          <w:ins w:id="246" w:author="elvis_ting 丁士珉" w:date="2025-05-14T16:19:00Z" w16du:dateUtc="2025-05-14T08:19:00Z"/>
        </w:rPr>
      </w:pPr>
      <w:ins w:id="247" w:author="elvis_ting 丁士珉" w:date="2025-05-14T16:31:00Z" w16du:dateUtc="2025-05-14T08:31:00Z">
        <w:r>
          <w:rPr>
            <w:noProof/>
          </w:rPr>
          <mc:AlternateContent>
            <mc:Choice Requires="wps">
              <w:drawing>
                <wp:anchor distT="0" distB="0" distL="114300" distR="114300" simplePos="0" relativeHeight="251658244" behindDoc="0" locked="0" layoutInCell="1" allowOverlap="1" wp14:anchorId="255A7D32" wp14:editId="38761061">
                  <wp:simplePos x="0" y="0"/>
                  <wp:positionH relativeFrom="column">
                    <wp:posOffset>1295399</wp:posOffset>
                  </wp:positionH>
                  <wp:positionV relativeFrom="paragraph">
                    <wp:posOffset>981074</wp:posOffset>
                  </wp:positionV>
                  <wp:extent cx="352425" cy="466725"/>
                  <wp:effectExtent l="0" t="0" r="28575" b="28575"/>
                  <wp:wrapNone/>
                  <wp:docPr id="12717569" name="矩形 18"/>
                  <wp:cNvGraphicFramePr/>
                  <a:graphic xmlns:a="http://schemas.openxmlformats.org/drawingml/2006/main">
                    <a:graphicData uri="http://schemas.microsoft.com/office/word/2010/wordprocessingShape">
                      <wps:wsp>
                        <wps:cNvSpPr/>
                        <wps:spPr>
                          <a:xfrm>
                            <a:off x="0" y="0"/>
                            <a:ext cx="352425" cy="4667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CFD99" id="矩形 18" o:spid="_x0000_s1026" style="position:absolute;margin-left:102pt;margin-top:77.25pt;width:27.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rKgwIAAGgFAAAOAAAAZHJzL2Uyb0RvYy54bWysVN9vGjEMfp+0/yHK+3oHg3ZFPSrUimlS&#10;1aK1U59DLoGTcnHmBA7218/J/QB11R6m8RCcs/3Z/mL75vZQG7ZX6CuwBR9d5JwpK6Gs7KbgP16W&#10;n75w5oOwpTBgVcGPyvPb+ccPN42bqTFswZQKGYFYP2tcwbchuFmWeblVtfAX4JQlpQasRaArbrIS&#10;RUPotcnGeX6ZNYClQ5DKe/p63yr5POFrrWR40tqrwEzBKbeQTkznOp7Z/EbMNijctpJdGuIfsqhF&#10;ZSnoAHUvgmA7rP6AqiuJ4EGHCwl1BlpXUqUaqJpR/qaa561wKtVC5Hg30OT/H6x83D+7FRINjfMz&#10;T2Ks4qCxjv+UHzskso4DWeoQmKSPn6fjyXjKmSTV5PLyimRCyU7ODn34qqBmUSg40lskisT+wYfW&#10;tDeJsSwsK2PSexjLGmqm63yaJw8PpiqjNtp53KzvDLK9oCddLnP6dYHPzCgNYymbU1FJCkejIoax&#10;35VmVUlljNsIsd/UACukVDaMWtVWlKqNNpqeBes9Us0JMCJrynLA7gB6yxakx24Z6Oyjq0rtOjh3&#10;pf/NefBIkcGGwbmuLOB7lRmqqovc2vcktdREltZQHlfIENph8U4uK3rBB+HDSiBNB80RTXx4okMb&#10;oJeCTuJsC/jrve/RnpqWtJw1NG0F9z93AhVn5puldr4eTSZxPNNlMr0a0wXPNetzjd3Vd0CvP6Ld&#10;4mQSo30wvagR6ldaDIsYlVTCSopdcBmwv9yFdgvQapFqsUhmNJJOhAf77GQEj6zGDn05vAp0XRsH&#10;6v9H6CdTzN50c2sbPS0sdgF0lVr9xGvHN41zapxu9cR9cX5PVqcFOf8NAAD//wMAUEsDBBQABgAI&#10;AAAAIQAmSHGL3wAAAAsBAAAPAAAAZHJzL2Rvd25yZXYueG1sTI/NTsMwEITvSLyDtUjcqI3V0DTE&#10;qQAJIVAPUMrdjbdJVP9EsZuEt2c5wW1WM5r9ptzMzrIRh9gFr+B2IYChr4PpfKNg//l8kwOLSXuj&#10;bfCo4BsjbKrLi1IXJkz+A8ddahiV+FhoBW1KfcF5rFt0Oi5Cj568YxicTnQODTeDnqjcWS6FuONO&#10;d54+tLrHpxbr0+7sFLyH05HbLynfVo8vcvXq8qkZt0pdX80P98ASzukvDL/4hA4VMR3C2ZvIrAIp&#10;lrQlkZEtM2CUkNmaxIGEzAXwquT/N1Q/AAAA//8DAFBLAQItABQABgAIAAAAIQC2gziS/gAAAOEB&#10;AAATAAAAAAAAAAAAAAAAAAAAAABbQ29udGVudF9UeXBlc10ueG1sUEsBAi0AFAAGAAgAAAAhADj9&#10;If/WAAAAlAEAAAsAAAAAAAAAAAAAAAAALwEAAF9yZWxzLy5yZWxzUEsBAi0AFAAGAAgAAAAhAHJj&#10;OsqDAgAAaAUAAA4AAAAAAAAAAAAAAAAALgIAAGRycy9lMm9Eb2MueG1sUEsBAi0AFAAGAAgAAAAh&#10;ACZIcYvfAAAACwEAAA8AAAAAAAAAAAAAAAAA3QQAAGRycy9kb3ducmV2LnhtbFBLBQYAAAAABAAE&#10;APMAAADpBQAAAAA=&#10;" filled="f" strokecolor="red" strokeweight="1.5pt"/>
              </w:pict>
            </mc:Fallback>
          </mc:AlternateContent>
        </w:r>
      </w:ins>
      <w:ins w:id="248" w:author="elvis_ting 丁士珉" w:date="2025-05-14T16:19:00Z" w16du:dateUtc="2025-05-14T08:19:00Z">
        <w:r w:rsidR="00255F37" w:rsidRPr="00255F37">
          <w:rPr>
            <w:noProof/>
          </w:rPr>
          <w:drawing>
            <wp:inline distT="0" distB="0" distL="0" distR="0" wp14:anchorId="57151EED" wp14:editId="2EBC5D11">
              <wp:extent cx="5274310" cy="1489075"/>
              <wp:effectExtent l="0" t="0" r="2540" b="0"/>
              <wp:docPr id="1259006316" name="圖片 1" descr="一張含有 文字, 字型,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6316" name="圖片 1" descr="一張含有 文字, 字型, 行, 數字 的圖片&#10;&#10;AI 產生的內容可能不正確。"/>
                      <pic:cNvPicPr/>
                    </pic:nvPicPr>
                    <pic:blipFill>
                      <a:blip r:embed="rId30"/>
                      <a:stretch>
                        <a:fillRect/>
                      </a:stretch>
                    </pic:blipFill>
                    <pic:spPr>
                      <a:xfrm>
                        <a:off x="0" y="0"/>
                        <a:ext cx="5274310" cy="1489075"/>
                      </a:xfrm>
                      <a:prstGeom prst="rect">
                        <a:avLst/>
                      </a:prstGeom>
                    </pic:spPr>
                  </pic:pic>
                </a:graphicData>
              </a:graphic>
            </wp:inline>
          </w:drawing>
        </w:r>
      </w:ins>
      <w:del w:id="249" w:author="elvis_ting 丁士珉" w:date="2025-05-14T16:19:00Z" w16du:dateUtc="2025-05-14T08:19:00Z">
        <w:r w:rsidR="00F20DFB" w:rsidRPr="00F20DFB" w:rsidDel="00255F37">
          <w:rPr>
            <w:noProof/>
          </w:rPr>
          <w:drawing>
            <wp:inline distT="0" distB="0" distL="0" distR="0" wp14:anchorId="54EE05F1" wp14:editId="51B201DA">
              <wp:extent cx="5274310" cy="940435"/>
              <wp:effectExtent l="0" t="0" r="254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圖片 229"/>
                      <pic:cNvPicPr/>
                    </pic:nvPicPr>
                    <pic:blipFill>
                      <a:blip r:embed="rId31"/>
                      <a:stretch>
                        <a:fillRect/>
                      </a:stretch>
                    </pic:blipFill>
                    <pic:spPr>
                      <a:xfrm>
                        <a:off x="0" y="0"/>
                        <a:ext cx="5274310" cy="940435"/>
                      </a:xfrm>
                      <a:prstGeom prst="rect">
                        <a:avLst/>
                      </a:prstGeom>
                    </pic:spPr>
                  </pic:pic>
                </a:graphicData>
              </a:graphic>
            </wp:inline>
          </w:drawing>
        </w:r>
      </w:del>
    </w:p>
    <w:p w14:paraId="06089491" w14:textId="348456EE" w:rsidR="00255F37" w:rsidRPr="00F17C74" w:rsidRDefault="00255F37" w:rsidP="003F284C">
      <w:ins w:id="250" w:author="elvis_ting 丁士珉" w:date="2025-05-14T16:19:00Z" w16du:dateUtc="2025-05-14T08:19:00Z">
        <w:r>
          <w:rPr>
            <w:rFonts w:hint="eastAsia"/>
          </w:rPr>
          <w:t>狀態欄位會顯示儲存庫的連線狀態，</w:t>
        </w:r>
      </w:ins>
      <w:ins w:id="251" w:author="elvis_ting 丁士珉" w:date="2025-05-14T16:22:00Z" w16du:dateUtc="2025-05-14T08:22:00Z">
        <w:r w:rsidR="00F17C74">
          <w:rPr>
            <w:rFonts w:hint="eastAsia"/>
          </w:rPr>
          <w:t>總</w:t>
        </w:r>
      </w:ins>
      <w:ins w:id="252" w:author="elvis_ting 丁士珉" w:date="2025-05-14T16:19:00Z" w16du:dateUtc="2025-05-14T08:19:00Z">
        <w:r w:rsidR="00644956">
          <w:rPr>
            <w:rFonts w:hint="eastAsia"/>
          </w:rPr>
          <w:t>共有</w:t>
        </w:r>
      </w:ins>
      <w:ins w:id="253" w:author="elvis_ting 丁士珉" w:date="2025-05-14T16:20:00Z" w16du:dateUtc="2025-05-14T08:20:00Z">
        <w:r w:rsidR="00644956">
          <w:rPr>
            <w:rFonts w:hint="eastAsia"/>
          </w:rPr>
          <w:t>Available</w:t>
        </w:r>
        <w:r w:rsidR="00C324B7">
          <w:rPr>
            <w:rFonts w:hint="eastAsia"/>
          </w:rPr>
          <w:t>、</w:t>
        </w:r>
        <w:r w:rsidR="00C324B7">
          <w:rPr>
            <w:rFonts w:hint="eastAsia"/>
          </w:rPr>
          <w:t>Un</w:t>
        </w:r>
        <w:r w:rsidR="00C324B7">
          <w:t>available</w:t>
        </w:r>
        <w:r w:rsidR="00C324B7">
          <w:rPr>
            <w:rFonts w:hint="eastAsia"/>
          </w:rPr>
          <w:t>、</w:t>
        </w:r>
        <w:r w:rsidR="00C324B7">
          <w:t>C</w:t>
        </w:r>
        <w:r w:rsidR="00C324B7">
          <w:rPr>
            <w:rFonts w:hint="eastAsia"/>
          </w:rPr>
          <w:t>onnecting</w:t>
        </w:r>
        <w:r w:rsidR="00C324B7">
          <w:rPr>
            <w:rFonts w:hint="eastAsia"/>
          </w:rPr>
          <w:t>三種狀態</w:t>
        </w:r>
      </w:ins>
      <w:ins w:id="254" w:author="elvis_ting 丁士珉" w:date="2025-05-14T16:22:00Z" w16du:dateUtc="2025-05-14T08:22:00Z">
        <w:r w:rsidR="00447272">
          <w:rPr>
            <w:rFonts w:hint="eastAsia"/>
          </w:rPr>
          <w:t>：</w:t>
        </w:r>
        <w:r w:rsidR="00447272">
          <w:rPr>
            <w:rFonts w:hint="eastAsia"/>
          </w:rPr>
          <w:t>Connecting</w:t>
        </w:r>
        <w:r w:rsidR="00447272">
          <w:rPr>
            <w:rFonts w:hint="eastAsia"/>
          </w:rPr>
          <w:t>表示</w:t>
        </w:r>
      </w:ins>
      <w:ins w:id="255" w:author="elvis_ting 丁士珉" w:date="2025-05-14T16:23:00Z" w16du:dateUtc="2025-05-14T08:23:00Z">
        <w:r w:rsidR="00447272">
          <w:rPr>
            <w:rFonts w:hint="eastAsia"/>
          </w:rPr>
          <w:t>正在連接到儲存庫，但</w:t>
        </w:r>
      </w:ins>
      <w:ins w:id="256" w:author="elvis_ting 丁士珉" w:date="2025-05-14T16:20:00Z" w16du:dateUtc="2025-05-14T08:20:00Z">
        <w:r w:rsidR="00C324B7">
          <w:rPr>
            <w:rFonts w:hint="eastAsia"/>
          </w:rPr>
          <w:t>因為</w:t>
        </w:r>
        <w:r w:rsidR="00C324B7">
          <w:rPr>
            <w:rFonts w:hint="eastAsia"/>
          </w:rPr>
          <w:t>Velero</w:t>
        </w:r>
        <w:r w:rsidR="00C324B7">
          <w:rPr>
            <w:rFonts w:hint="eastAsia"/>
          </w:rPr>
          <w:t>的處理時間</w:t>
        </w:r>
      </w:ins>
      <w:ins w:id="257" w:author="elvis_ting 丁士珉" w:date="2025-05-14T16:21:00Z" w16du:dateUtc="2025-05-14T08:21:00Z">
        <w:r w:rsidR="00DE2791">
          <w:rPr>
            <w:rFonts w:hint="eastAsia"/>
          </w:rPr>
          <w:t>關係</w:t>
        </w:r>
      </w:ins>
      <w:ins w:id="258" w:author="elvis_ting 丁士珉" w:date="2025-05-14T16:20:00Z" w16du:dateUtc="2025-05-14T08:20:00Z">
        <w:r w:rsidR="00C324B7">
          <w:rPr>
            <w:rFonts w:hint="eastAsia"/>
          </w:rPr>
          <w:t>，</w:t>
        </w:r>
      </w:ins>
      <w:ins w:id="259" w:author="elvis_ting 丁士珉" w:date="2025-05-14T16:21:00Z" w16du:dateUtc="2025-05-14T08:21:00Z">
        <w:r w:rsidR="00DE2791">
          <w:rPr>
            <w:rFonts w:hint="eastAsia"/>
          </w:rPr>
          <w:t>有可能會</w:t>
        </w:r>
      </w:ins>
      <w:ins w:id="260" w:author="elvis_ting 丁士珉" w:date="2025-05-16T09:50:00Z" w16du:dateUtc="2025-05-16T01:50:00Z">
        <w:r w:rsidR="00BF6258">
          <w:rPr>
            <w:rFonts w:hint="eastAsia"/>
          </w:rPr>
          <w:t>停留</w:t>
        </w:r>
      </w:ins>
      <w:ins w:id="261" w:author="elvis_ting 丁士珉" w:date="2025-05-14T16:21:00Z" w16du:dateUtc="2025-05-14T08:21:00Z">
        <w:r w:rsidR="00DE2791">
          <w:rPr>
            <w:rFonts w:hint="eastAsia"/>
          </w:rPr>
          <w:t>在</w:t>
        </w:r>
        <w:r w:rsidR="00DE2791">
          <w:rPr>
            <w:rFonts w:hint="eastAsia"/>
          </w:rPr>
          <w:t>Connecting</w:t>
        </w:r>
        <w:r w:rsidR="00DE2791">
          <w:rPr>
            <w:rFonts w:hint="eastAsia"/>
          </w:rPr>
          <w:t>狀態</w:t>
        </w:r>
        <w:r w:rsidR="00DE2791">
          <w:rPr>
            <w:rFonts w:hint="eastAsia"/>
          </w:rPr>
          <w:t>1</w:t>
        </w:r>
        <w:r w:rsidR="00DE2791">
          <w:rPr>
            <w:rFonts w:hint="eastAsia"/>
          </w:rPr>
          <w:t>分鐘才會有變化。</w:t>
        </w:r>
      </w:ins>
      <w:ins w:id="262" w:author="elvis_ting 丁士珉" w:date="2025-05-14T16:22:00Z" w16du:dateUtc="2025-05-14T08:22:00Z">
        <w:r w:rsidR="00F17C74">
          <w:rPr>
            <w:rFonts w:hint="eastAsia"/>
          </w:rPr>
          <w:t>A</w:t>
        </w:r>
      </w:ins>
      <w:ins w:id="263" w:author="elvis_ting 丁士珉" w:date="2025-05-14T16:21:00Z" w16du:dateUtc="2025-05-14T08:21:00Z">
        <w:r w:rsidR="00DE2791">
          <w:rPr>
            <w:rFonts w:hint="eastAsia"/>
          </w:rPr>
          <w:t>vailable</w:t>
        </w:r>
      </w:ins>
      <w:ins w:id="264" w:author="elvis_ting 丁士珉" w:date="2025-05-14T16:22:00Z" w16du:dateUtc="2025-05-14T08:22:00Z">
        <w:r w:rsidR="00F17C74">
          <w:rPr>
            <w:rFonts w:hint="eastAsia"/>
          </w:rPr>
          <w:t>表示連線正常</w:t>
        </w:r>
        <w:r w:rsidR="00447272">
          <w:rPr>
            <w:rFonts w:hint="eastAsia"/>
          </w:rPr>
          <w:t>。</w:t>
        </w:r>
        <w:r w:rsidR="00F17C74">
          <w:rPr>
            <w:rFonts w:hint="eastAsia"/>
          </w:rPr>
          <w:t>U</w:t>
        </w:r>
        <w:r w:rsidR="00F17C74">
          <w:t>n</w:t>
        </w:r>
        <w:r w:rsidR="00F17C74">
          <w:rPr>
            <w:rFonts w:hint="eastAsia"/>
          </w:rPr>
          <w:t>available</w:t>
        </w:r>
      </w:ins>
      <w:ins w:id="265" w:author="elvis_ting 丁士珉" w:date="2025-05-14T16:23:00Z" w16du:dateUtc="2025-05-14T08:23:00Z">
        <w:r w:rsidR="00447272">
          <w:rPr>
            <w:rFonts w:hint="eastAsia"/>
          </w:rPr>
          <w:t>表示無法連線到儲存庫</w:t>
        </w:r>
      </w:ins>
      <w:ins w:id="266" w:author="elvis_ting 丁士珉" w:date="2025-05-14T16:26:00Z" w16du:dateUtc="2025-05-14T08:26:00Z">
        <w:r w:rsidR="0075116B">
          <w:rPr>
            <w:rFonts w:hint="eastAsia"/>
          </w:rPr>
          <w:t>或是無法存取</w:t>
        </w:r>
        <w:r w:rsidR="0075116B">
          <w:rPr>
            <w:rFonts w:hint="eastAsia"/>
          </w:rPr>
          <w:t>Bucket</w:t>
        </w:r>
      </w:ins>
      <w:ins w:id="267" w:author="elvis_ting 丁士珉" w:date="2025-05-14T16:23:00Z" w16du:dateUtc="2025-05-14T08:23:00Z">
        <w:r w:rsidR="00447272">
          <w:rPr>
            <w:rFonts w:hint="eastAsia"/>
          </w:rPr>
          <w:t>。</w:t>
        </w:r>
      </w:ins>
    </w:p>
    <w:p w14:paraId="7CCA2A30" w14:textId="77777777" w:rsidR="00BB50E4" w:rsidRDefault="00BB50E4" w:rsidP="003F284C"/>
    <w:p w14:paraId="130C61D6" w14:textId="3EFF7A35" w:rsidR="00432EAC" w:rsidRDefault="00EA6B36" w:rsidP="003F284C">
      <w:r>
        <w:rPr>
          <w:rFonts w:hint="eastAsia"/>
        </w:rPr>
        <w:t>點擊右側</w:t>
      </w:r>
      <w:ins w:id="268" w:author="elvis_ting 丁士珉" w:date="2025-05-14T16:25:00Z" w16du:dateUtc="2025-05-14T08:25:00Z">
        <w:r w:rsidR="00CE2141">
          <w:rPr>
            <w:rFonts w:hint="eastAsia"/>
          </w:rPr>
          <w:t>「</w:t>
        </w:r>
        <w:r w:rsidR="00CE2141" w:rsidRPr="00CE2141">
          <w:rPr>
            <w:rFonts w:hint="eastAsia"/>
            <w:eastAsianLayout w:id="-713811712" w:vert="1" w:vertCompress="1"/>
            <w:rPrChange w:id="269" w:author="elvis_ting 丁士珉" w:date="2025-05-14T16:25:00Z" w16du:dateUtc="2025-05-14T08:25:00Z">
              <w:rPr>
                <w:rFonts w:hint="eastAsia"/>
              </w:rPr>
            </w:rPrChange>
          </w:rPr>
          <w:t>…</w:t>
        </w:r>
        <w:r w:rsidR="00CE2141">
          <w:rPr>
            <w:rFonts w:hint="eastAsia"/>
          </w:rPr>
          <w:t>」</w:t>
        </w:r>
      </w:ins>
      <w:del w:id="270" w:author="elvis_ting 丁士珉" w:date="2025-05-14T16:25:00Z" w16du:dateUtc="2025-05-14T08:25:00Z">
        <w:r>
          <w:rPr>
            <w:rFonts w:hint="eastAsia"/>
          </w:rPr>
          <w:delText>3</w:delText>
        </w:r>
        <w:r>
          <w:rPr>
            <w:rFonts w:hint="eastAsia"/>
          </w:rPr>
          <w:delText>個點</w:delText>
        </w:r>
      </w:del>
      <w:r>
        <w:rPr>
          <w:rFonts w:hint="eastAsia"/>
        </w:rPr>
        <w:t>圖案可以開啟快速選單</w:t>
      </w:r>
      <w:r w:rsidR="003D2127">
        <w:rPr>
          <w:rFonts w:hint="eastAsia"/>
        </w:rPr>
        <w:t>，有編輯</w:t>
      </w:r>
      <w:ins w:id="271" w:author="elvis_ting 丁士珉" w:date="2025-05-16T09:50:00Z" w16du:dateUtc="2025-05-16T01:50:00Z">
        <w:r w:rsidR="004A1685">
          <w:rPr>
            <w:rFonts w:hint="eastAsia"/>
          </w:rPr>
          <w:t>資訊</w:t>
        </w:r>
      </w:ins>
      <w:r w:rsidR="003D2127">
        <w:rPr>
          <w:rFonts w:hint="eastAsia"/>
        </w:rPr>
        <w:t>和刪除兩個動作可以選擇</w:t>
      </w:r>
      <w:r w:rsidR="00432EAC">
        <w:rPr>
          <w:rFonts w:hint="eastAsia"/>
        </w:rPr>
        <w:t>：</w:t>
      </w:r>
    </w:p>
    <w:p w14:paraId="2175C3D0" w14:textId="77777777" w:rsidR="00432EAC" w:rsidRDefault="00432EAC" w:rsidP="003F284C">
      <w:r w:rsidRPr="00432EAC">
        <w:rPr>
          <w:noProof/>
        </w:rPr>
        <w:drawing>
          <wp:inline distT="0" distB="0" distL="0" distR="0" wp14:anchorId="4152232C" wp14:editId="071C393D">
            <wp:extent cx="2314898" cy="1667108"/>
            <wp:effectExtent l="0" t="0" r="0" b="952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4898" cy="1667108"/>
                    </a:xfrm>
                    <a:prstGeom prst="rect">
                      <a:avLst/>
                    </a:prstGeom>
                  </pic:spPr>
                </pic:pic>
              </a:graphicData>
            </a:graphic>
          </wp:inline>
        </w:drawing>
      </w:r>
    </w:p>
    <w:p w14:paraId="043BB85C" w14:textId="77777777" w:rsidR="00BB50E4" w:rsidRDefault="00BB50E4" w:rsidP="003F284C"/>
    <w:p w14:paraId="470A6391" w14:textId="78F0BA84" w:rsidR="00B55650" w:rsidRDefault="00BB50E4" w:rsidP="003F284C">
      <w:r>
        <w:rPr>
          <w:rFonts w:hint="eastAsia"/>
        </w:rPr>
        <w:t>點選名稱可以進入詳細資料頁面，可以看到關於儲存庫的所有資訊，</w:t>
      </w:r>
      <w:r w:rsidR="0099213B">
        <w:rPr>
          <w:rFonts w:hint="eastAsia"/>
        </w:rPr>
        <w:t>也有編輯</w:t>
      </w:r>
      <w:r w:rsidR="00410FC6">
        <w:rPr>
          <w:rFonts w:hint="eastAsia"/>
        </w:rPr>
        <w:t>資訊</w:t>
      </w:r>
      <w:r w:rsidR="0099213B">
        <w:rPr>
          <w:rFonts w:hint="eastAsia"/>
        </w:rPr>
        <w:t>和刪除按鈕可以使用</w:t>
      </w:r>
      <w:r w:rsidR="00C876AD">
        <w:rPr>
          <w:rFonts w:hint="eastAsia"/>
        </w:rPr>
        <w:t>：</w:t>
      </w:r>
    </w:p>
    <w:p w14:paraId="3DB52285" w14:textId="0960870B" w:rsidR="0099213B" w:rsidRDefault="00EE4ECD" w:rsidP="003F284C">
      <w:pPr>
        <w:rPr>
          <w:ins w:id="272" w:author="elvis_ting 丁士珉" w:date="2025-05-14T16:24:00Z" w16du:dateUtc="2025-05-14T08:24:00Z"/>
        </w:rPr>
      </w:pPr>
      <w:ins w:id="273" w:author="elvis_ting 丁士珉" w:date="2025-05-14T16:24:00Z" w16du:dateUtc="2025-05-14T08:24:00Z">
        <w:r w:rsidRPr="00EE4ECD">
          <w:rPr>
            <w:noProof/>
          </w:rPr>
          <w:drawing>
            <wp:inline distT="0" distB="0" distL="0" distR="0" wp14:anchorId="64936B3E" wp14:editId="068602EB">
              <wp:extent cx="3353268" cy="3962953"/>
              <wp:effectExtent l="0" t="0" r="0" b="0"/>
              <wp:docPr id="13714727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2727" name=""/>
                      <pic:cNvPicPr/>
                    </pic:nvPicPr>
                    <pic:blipFill>
                      <a:blip r:embed="rId33"/>
                      <a:stretch>
                        <a:fillRect/>
                      </a:stretch>
                    </pic:blipFill>
                    <pic:spPr>
                      <a:xfrm>
                        <a:off x="0" y="0"/>
                        <a:ext cx="3353268" cy="3962953"/>
                      </a:xfrm>
                      <a:prstGeom prst="rect">
                        <a:avLst/>
                      </a:prstGeom>
                    </pic:spPr>
                  </pic:pic>
                </a:graphicData>
              </a:graphic>
            </wp:inline>
          </w:drawing>
        </w:r>
        <w:r w:rsidRPr="00EE4ECD">
          <w:rPr>
            <w:noProof/>
          </w:rPr>
          <w:t xml:space="preserve"> </w:t>
        </w:r>
      </w:ins>
      <w:del w:id="274" w:author="elvis_ting 丁士珉" w:date="2025-05-14T16:24:00Z" w16du:dateUtc="2025-05-14T08:24:00Z">
        <w:r w:rsidR="0097355F" w:rsidRPr="0097355F">
          <w:rPr>
            <w:noProof/>
          </w:rPr>
          <w:drawing>
            <wp:inline distT="0" distB="0" distL="0" distR="0" wp14:anchorId="182B927B" wp14:editId="74C9DA01">
              <wp:extent cx="5274310" cy="3330575"/>
              <wp:effectExtent l="0" t="0" r="2540" b="317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30575"/>
                      </a:xfrm>
                      <a:prstGeom prst="rect">
                        <a:avLst/>
                      </a:prstGeom>
                    </pic:spPr>
                  </pic:pic>
                </a:graphicData>
              </a:graphic>
            </wp:inline>
          </w:drawing>
        </w:r>
      </w:del>
    </w:p>
    <w:p w14:paraId="60DD0078" w14:textId="132F0722" w:rsidR="00EE4ECD" w:rsidRPr="00EE4ECD" w:rsidRDefault="003B3E77" w:rsidP="003F284C">
      <w:ins w:id="275" w:author="elvis_ting 丁士珉" w:date="2025-05-14T16:24:00Z" w16du:dateUtc="2025-05-14T08:24:00Z">
        <w:r>
          <w:rPr>
            <w:noProof/>
          </w:rPr>
          <mc:AlternateContent>
            <mc:Choice Requires="wps">
              <w:drawing>
                <wp:anchor distT="0" distB="0" distL="114300" distR="114300" simplePos="0" relativeHeight="251658243" behindDoc="0" locked="0" layoutInCell="1" allowOverlap="1" wp14:anchorId="0E31691D" wp14:editId="5E6A9BDF">
                  <wp:simplePos x="0" y="0"/>
                  <wp:positionH relativeFrom="column">
                    <wp:posOffset>4848225</wp:posOffset>
                  </wp:positionH>
                  <wp:positionV relativeFrom="paragraph">
                    <wp:posOffset>466725</wp:posOffset>
                  </wp:positionV>
                  <wp:extent cx="247650" cy="152400"/>
                  <wp:effectExtent l="0" t="0" r="19050" b="19050"/>
                  <wp:wrapNone/>
                  <wp:docPr id="594800213" name="矩形 18"/>
                  <wp:cNvGraphicFramePr/>
                  <a:graphic xmlns:a="http://schemas.openxmlformats.org/drawingml/2006/main">
                    <a:graphicData uri="http://schemas.microsoft.com/office/word/2010/wordprocessingShape">
                      <wps:wsp>
                        <wps:cNvSpPr/>
                        <wps:spPr>
                          <a:xfrm>
                            <a:off x="0" y="0"/>
                            <a:ext cx="247650" cy="152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CFD61" id="矩形 18" o:spid="_x0000_s1026" style="position:absolute;margin-left:381.75pt;margin-top:36.75pt;width:19.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PXgQIAAGgFAAAOAAAAZHJzL2Uyb0RvYy54bWysVEtv2zAMvg/YfxB0X20HSbsGdYqgRYYB&#10;RVesHXpWZCk2IIsapbz260fJjwRdscOwHBTRJD+KHx83t4fWsJ1C34AteXGRc6ashKqxm5L/eFl9&#10;+syZD8JWwoBVJT8qz28XHz/c7N1cTaAGUylkBGL9fO9KXofg5lnmZa1a4S/AKUtKDdiKQCJusgrF&#10;ntBbk03y/DLbA1YOQSrv6et9p+SLhK+1kuGb1l4FZkpObwvpxHSu45ktbsR8g8LVjeyfIf7hFa1o&#10;LAUdoe5FEGyLzR9QbSMRPOhwIaHNQOtGqpQDZVPkb7J5roVTKRcix7uRJv//YOXj7tk9IdGwd37u&#10;6RqzOGhs4z+9jx0SWceRLHUITNLHyfTqckaUSlIVs8k0T2RmJ2eHPnxR0LJ4KTlSLRJFYvfgAwUk&#10;08EkxrKwaoxJ9TCW7Qn0Oif8qPJgmipqk4Cb9Z1BthNU0tUqp1+sIqGdmZFkLH08JZVu4WhUxDD2&#10;u9KsqWIaXYTYb2qEFVIqG4pOVYtKddGK2VmwwSOFToARWdMrR+weYLDsQAbs7s29fXRVqV1H5z71&#10;vzmPHiky2DA6t40FfC8zQ1n1kTv7gaSOmsjSGqrjEzKEbli8k6uGKvggfHgSSNNBRaeJD9/o0Aao&#10;UtDfOKsBf733PdpT05KWsz1NW8n9z61AxZn5aqmdr4vpNI5nEqazqwkJeK5Zn2vstr0Dqn5Bu8XJ&#10;dI32wQxXjdC+0mJYxqikElZS7JLLgINwF7otQKtFquUymdFIOhEe7LOTETyyGjv05fAq0PVtHKj/&#10;H2GYTDF/082dbfS0sNwG0E1q9ROvPd80zqlx+tUT98W5nKxOC3LxGwAA//8DAFBLAwQUAAYACAAA&#10;ACEAyD78UN4AAAAJAQAADwAAAGRycy9kb3ducmV2LnhtbEyPQU/DMAyF70j8h8hI3FhK0NauNJ0A&#10;CSEQBxjsnjVeW61xqiZry7/HO8HJz/LT8/eKzew6MeIQWk8abhcJCKTK25ZqDd9fzzcZiBANWdN5&#10;Qg0/GGBTXl4UJrd+ok8ct7EWHEIhNxqaGPtcylA16ExY+B6Jbwc/OBN5HWppBzNxuOukSpKVdKYl&#10;/tCYHp8arI7bk9Pw4Y8H2e2UeksfX1T66rKpHt+1vr6aH+5BRJzjnxnO+IwOJTPt/YlsEJ2GdHW3&#10;ZCuL82RDligWew3rdAmyLOT/BuUvAAAA//8DAFBLAQItABQABgAIAAAAIQC2gziS/gAAAOEBAAAT&#10;AAAAAAAAAAAAAAAAAAAAAABbQ29udGVudF9UeXBlc10ueG1sUEsBAi0AFAAGAAgAAAAhADj9If/W&#10;AAAAlAEAAAsAAAAAAAAAAAAAAAAALwEAAF9yZWxzLy5yZWxzUEsBAi0AFAAGAAgAAAAhABovM9eB&#10;AgAAaAUAAA4AAAAAAAAAAAAAAAAALgIAAGRycy9lMm9Eb2MueG1sUEsBAi0AFAAGAAgAAAAhAMg+&#10;/FDeAAAACQEAAA8AAAAAAAAAAAAAAAAA2wQAAGRycy9kb3ducmV2LnhtbFBLBQYAAAAABAAEAPMA&#10;AADmBQAAAAA=&#10;" filled="f" strokecolor="red" strokeweight="1.5pt"/>
              </w:pict>
            </mc:Fallback>
          </mc:AlternateContent>
        </w:r>
        <w:r w:rsidRPr="003B3E77">
          <w:rPr>
            <w:noProof/>
          </w:rPr>
          <w:drawing>
            <wp:inline distT="0" distB="0" distL="0" distR="0" wp14:anchorId="30F1CCA2" wp14:editId="4C70995F">
              <wp:extent cx="5274310" cy="1534795"/>
              <wp:effectExtent l="0" t="0" r="2540" b="8255"/>
              <wp:docPr id="1895929499" name="圖片 1" descr="一張含有 文字, 字型, 軟體,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29499" name="圖片 1" descr="一張含有 文字, 字型, 軟體, 螢幕擷取畫面 的圖片&#10;&#10;AI 產生的內容可能不正確。"/>
                      <pic:cNvPicPr/>
                    </pic:nvPicPr>
                    <pic:blipFill>
                      <a:blip r:embed="rId35"/>
                      <a:stretch>
                        <a:fillRect/>
                      </a:stretch>
                    </pic:blipFill>
                    <pic:spPr>
                      <a:xfrm>
                        <a:off x="0" y="0"/>
                        <a:ext cx="5274310" cy="1534795"/>
                      </a:xfrm>
                      <a:prstGeom prst="rect">
                        <a:avLst/>
                      </a:prstGeom>
                    </pic:spPr>
                  </pic:pic>
                </a:graphicData>
              </a:graphic>
            </wp:inline>
          </w:drawing>
        </w:r>
      </w:ins>
    </w:p>
    <w:p w14:paraId="24B5FAFD" w14:textId="6DC36EE5" w:rsidR="0099213B" w:rsidRDefault="0097355F" w:rsidP="003F284C">
      <w:pPr>
        <w:rPr>
          <w:del w:id="276" w:author="elvis_ting 丁士珉" w:date="2025-05-14T16:24:00Z" w16du:dateUtc="2025-05-14T08:24:00Z"/>
        </w:rPr>
      </w:pPr>
      <w:proofErr w:type="spellStart"/>
      <w:r>
        <w:rPr>
          <w:rFonts w:hint="eastAsia"/>
        </w:rPr>
        <w:t>Ac</w:t>
      </w:r>
      <w:r>
        <w:t>cessKey</w:t>
      </w:r>
      <w:proofErr w:type="spellEnd"/>
      <w:r>
        <w:rPr>
          <w:rFonts w:hint="eastAsia"/>
        </w:rPr>
        <w:t>和</w:t>
      </w:r>
      <w:proofErr w:type="spellStart"/>
      <w:r>
        <w:rPr>
          <w:rFonts w:hint="eastAsia"/>
        </w:rPr>
        <w:t>S</w:t>
      </w:r>
      <w:r>
        <w:t>ecretKey</w:t>
      </w:r>
      <w:proofErr w:type="spellEnd"/>
      <w:r>
        <w:rPr>
          <w:rFonts w:hint="eastAsia"/>
        </w:rPr>
        <w:t>顯示的是經過</w:t>
      </w:r>
      <w:r>
        <w:rPr>
          <w:rFonts w:hint="eastAsia"/>
        </w:rPr>
        <w:t>base64</w:t>
      </w:r>
      <w:r>
        <w:rPr>
          <w:rFonts w:hint="eastAsia"/>
        </w:rPr>
        <w:t>編碼後的內容，</w:t>
      </w:r>
      <w:r w:rsidR="00B238C2">
        <w:rPr>
          <w:rFonts w:hint="eastAsia"/>
        </w:rPr>
        <w:t>點擊</w:t>
      </w:r>
      <w:r>
        <w:rPr>
          <w:rFonts w:hint="eastAsia"/>
        </w:rPr>
        <w:t>畫面右側的眼睛圖案可以顯示未編碼的</w:t>
      </w:r>
      <w:r w:rsidR="00B238C2">
        <w:rPr>
          <w:rFonts w:hint="eastAsia"/>
        </w:rPr>
        <w:t>原始</w:t>
      </w:r>
      <w:r>
        <w:rPr>
          <w:rFonts w:hint="eastAsia"/>
        </w:rPr>
        <w:t>內容</w:t>
      </w:r>
      <w:ins w:id="277" w:author="elvis_ting 丁士珉" w:date="2025-05-14T16:24:00Z" w16du:dateUtc="2025-05-14T08:24:00Z">
        <w:r w:rsidR="003B3E77">
          <w:rPr>
            <w:rFonts w:hint="eastAsia"/>
          </w:rPr>
          <w:t>。</w:t>
        </w:r>
      </w:ins>
      <w:del w:id="278" w:author="elvis_ting 丁士珉" w:date="2025-05-14T16:24:00Z" w16du:dateUtc="2025-05-14T08:24:00Z">
        <w:r>
          <w:rPr>
            <w:rFonts w:hint="eastAsia"/>
          </w:rPr>
          <w:delText>：</w:delText>
        </w:r>
      </w:del>
    </w:p>
    <w:p w14:paraId="3D9CF1E3" w14:textId="1E1FEAD3" w:rsidR="0097355F" w:rsidRDefault="00B238C2" w:rsidP="003F284C">
      <w:del w:id="279" w:author="elvis_ting 丁士珉" w:date="2025-05-14T16:24:00Z" w16du:dateUtc="2025-05-14T08:24:00Z">
        <w:r w:rsidRPr="00B238C2">
          <w:rPr>
            <w:noProof/>
          </w:rPr>
          <w:drawing>
            <wp:inline distT="0" distB="0" distL="0" distR="0" wp14:anchorId="7FA13888" wp14:editId="6702B4A9">
              <wp:extent cx="3134162" cy="2715004"/>
              <wp:effectExtent l="0" t="0" r="0" b="9525"/>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4162" cy="2715004"/>
                      </a:xfrm>
                      <a:prstGeom prst="rect">
                        <a:avLst/>
                      </a:prstGeom>
                    </pic:spPr>
                  </pic:pic>
                </a:graphicData>
              </a:graphic>
            </wp:inline>
          </w:drawing>
        </w:r>
      </w:del>
    </w:p>
    <w:p w14:paraId="451FA363" w14:textId="77777777" w:rsidR="00C876AD" w:rsidRDefault="00C876AD" w:rsidP="003F284C"/>
    <w:p w14:paraId="4C7C745D" w14:textId="56BEEE96" w:rsidR="00C876AD" w:rsidRDefault="00C876AD" w:rsidP="00C876AD">
      <w:pPr>
        <w:pStyle w:val="3"/>
        <w:numPr>
          <w:ilvl w:val="1"/>
          <w:numId w:val="2"/>
        </w:numPr>
      </w:pPr>
      <w:r>
        <w:rPr>
          <w:rFonts w:hint="eastAsia"/>
        </w:rPr>
        <w:t>編輯方式</w:t>
      </w:r>
    </w:p>
    <w:p w14:paraId="42095743" w14:textId="690F49D9" w:rsidR="00735657" w:rsidRDefault="00735657" w:rsidP="003F284C">
      <w:r>
        <w:rPr>
          <w:rFonts w:hint="eastAsia"/>
        </w:rPr>
        <w:t>編輯時，</w:t>
      </w:r>
      <w:r w:rsidR="004E0C76">
        <w:rPr>
          <w:rFonts w:hint="eastAsia"/>
        </w:rPr>
        <w:t>會自動帶出可編輯的欄位</w:t>
      </w:r>
      <w:r w:rsidR="009712E8">
        <w:rPr>
          <w:rFonts w:hint="eastAsia"/>
        </w:rPr>
        <w:t>以及</w:t>
      </w:r>
      <w:r w:rsidR="004E0C76">
        <w:rPr>
          <w:rFonts w:hint="eastAsia"/>
        </w:rPr>
        <w:t>原本的內容，自行修改需要編輯的欄位，不想修改的欄位保持原樣即可。完成編輯後，點擊右下角確定</w:t>
      </w:r>
      <w:r w:rsidR="003B7F75">
        <w:rPr>
          <w:rFonts w:hint="eastAsia"/>
        </w:rPr>
        <w:t>完成編輯</w:t>
      </w:r>
      <w:r w:rsidR="004E0C76">
        <w:rPr>
          <w:rFonts w:hint="eastAsia"/>
        </w:rPr>
        <w:t>：</w:t>
      </w:r>
    </w:p>
    <w:p w14:paraId="7F7F3CDF" w14:textId="4645037A" w:rsidR="00735657" w:rsidRDefault="00EA405B" w:rsidP="003F284C">
      <w:pPr>
        <w:rPr>
          <w:ins w:id="280" w:author="elvis_ting 丁士珉" w:date="2025-05-14T16:28:00Z" w16du:dateUtc="2025-05-14T08:28:00Z"/>
        </w:rPr>
      </w:pPr>
      <w:del w:id="281" w:author="elvis_ting 丁士珉" w:date="2025-05-14T16:28:00Z" w16du:dateUtc="2025-05-14T08:28:00Z">
        <w:r w:rsidRPr="00EA405B">
          <w:rPr>
            <w:noProof/>
          </w:rPr>
          <w:drawing>
            <wp:inline distT="0" distB="0" distL="0" distR="0" wp14:anchorId="7EA532C0" wp14:editId="3DC052ED">
              <wp:extent cx="5274310" cy="4422775"/>
              <wp:effectExtent l="0" t="0" r="2540" b="0"/>
              <wp:docPr id="193" name="圖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22775"/>
                      </a:xfrm>
                      <a:prstGeom prst="rect">
                        <a:avLst/>
                      </a:prstGeom>
                    </pic:spPr>
                  </pic:pic>
                </a:graphicData>
              </a:graphic>
            </wp:inline>
          </w:drawing>
        </w:r>
      </w:del>
      <w:ins w:id="282" w:author="elvis_ting 丁士珉" w:date="2025-05-14T16:28:00Z" w16du:dateUtc="2025-05-14T08:28:00Z">
        <w:r w:rsidR="00170CC6" w:rsidRPr="00170CC6">
          <w:rPr>
            <w:noProof/>
          </w:rPr>
          <w:t xml:space="preserve"> </w:t>
        </w:r>
        <w:r w:rsidR="00170CC6" w:rsidRPr="00170CC6">
          <w:rPr>
            <w:noProof/>
          </w:rPr>
          <w:lastRenderedPageBreak/>
          <w:drawing>
            <wp:inline distT="0" distB="0" distL="0" distR="0" wp14:anchorId="04212BCF" wp14:editId="181F63EC">
              <wp:extent cx="5274310" cy="4206240"/>
              <wp:effectExtent l="0" t="0" r="2540" b="3810"/>
              <wp:docPr id="2037277404"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77404" name="圖片 1" descr="一張含有 文字, 螢幕擷取畫面, 數字, 字型 的圖片&#10;&#10;AI 產生的內容可能不正確。"/>
                      <pic:cNvPicPr/>
                    </pic:nvPicPr>
                    <pic:blipFill>
                      <a:blip r:embed="rId38"/>
                      <a:stretch>
                        <a:fillRect/>
                      </a:stretch>
                    </pic:blipFill>
                    <pic:spPr>
                      <a:xfrm>
                        <a:off x="0" y="0"/>
                        <a:ext cx="5274310" cy="4206240"/>
                      </a:xfrm>
                      <a:prstGeom prst="rect">
                        <a:avLst/>
                      </a:prstGeom>
                    </pic:spPr>
                  </pic:pic>
                </a:graphicData>
              </a:graphic>
            </wp:inline>
          </w:drawing>
        </w:r>
      </w:ins>
    </w:p>
    <w:p w14:paraId="53AF3B27" w14:textId="081E638A" w:rsidR="00170CC6" w:rsidRDefault="001F34B7" w:rsidP="003F284C">
      <w:ins w:id="283" w:author="elvis_ting 丁士珉" w:date="2025-05-14T16:29:00Z" w16du:dateUtc="2025-05-14T08:29:00Z">
        <w:r w:rsidRPr="001F34B7">
          <w:rPr>
            <w:noProof/>
          </w:rPr>
          <w:drawing>
            <wp:inline distT="0" distB="0" distL="0" distR="0" wp14:anchorId="10DD4731" wp14:editId="692C2517">
              <wp:extent cx="5274310" cy="882015"/>
              <wp:effectExtent l="0" t="0" r="2540" b="0"/>
              <wp:docPr id="1687692226" name="圖片 1" descr="一張含有 螢幕擷取畫面, 白色, 千斤頂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2226" name="圖片 1" descr="一張含有 螢幕擷取畫面, 白色, 千斤頂 的圖片&#10;&#10;AI 產生的內容可能不正確。"/>
                      <pic:cNvPicPr/>
                    </pic:nvPicPr>
                    <pic:blipFill>
                      <a:blip r:embed="rId39"/>
                      <a:stretch>
                        <a:fillRect/>
                      </a:stretch>
                    </pic:blipFill>
                    <pic:spPr>
                      <a:xfrm>
                        <a:off x="0" y="0"/>
                        <a:ext cx="5274310" cy="882015"/>
                      </a:xfrm>
                      <a:prstGeom prst="rect">
                        <a:avLst/>
                      </a:prstGeom>
                    </pic:spPr>
                  </pic:pic>
                </a:graphicData>
              </a:graphic>
            </wp:inline>
          </w:drawing>
        </w:r>
      </w:ins>
    </w:p>
    <w:p w14:paraId="289C649C" w14:textId="38DC4DED" w:rsidR="004E0C76" w:rsidRDefault="001F34B7" w:rsidP="003F284C">
      <w:pPr>
        <w:rPr>
          <w:ins w:id="284" w:author="elvis_ting 丁士珉" w:date="2025-05-16T09:51:00Z" w16du:dateUtc="2025-05-16T01:51:00Z"/>
        </w:rPr>
      </w:pPr>
      <w:ins w:id="285" w:author="elvis_ting 丁士珉" w:date="2025-05-14T16:29:00Z" w16du:dateUtc="2025-05-14T08:29:00Z">
        <w:r>
          <w:rPr>
            <w:rFonts w:hint="eastAsia"/>
          </w:rPr>
          <w:t>一樣有</w:t>
        </w:r>
      </w:ins>
      <w:ins w:id="286" w:author="elvis_ting 丁士珉" w:date="2025-05-14T16:30:00Z" w16du:dateUtc="2025-05-14T08:30:00Z">
        <w:r>
          <w:rPr>
            <w:rFonts w:hint="eastAsia"/>
          </w:rPr>
          <w:t>「</w:t>
        </w:r>
      </w:ins>
      <w:ins w:id="287" w:author="elvis_ting 丁士珉" w:date="2025-05-14T16:29:00Z" w16du:dateUtc="2025-05-14T08:29:00Z">
        <w:r>
          <w:rPr>
            <w:rFonts w:hint="eastAsia"/>
          </w:rPr>
          <w:t>測試</w:t>
        </w:r>
        <w:r>
          <w:rPr>
            <w:rFonts w:hint="eastAsia"/>
          </w:rPr>
          <w:t>Bucket</w:t>
        </w:r>
        <w:r>
          <w:rPr>
            <w:rFonts w:hint="eastAsia"/>
          </w:rPr>
          <w:t>連線</w:t>
        </w:r>
      </w:ins>
      <w:ins w:id="288" w:author="elvis_ting 丁士珉" w:date="2025-05-14T16:33:00Z" w16du:dateUtc="2025-05-14T08:33:00Z">
        <w:r w:rsidR="00F06F02">
          <w:rPr>
            <w:rFonts w:hint="eastAsia"/>
          </w:rPr>
          <w:t>」</w:t>
        </w:r>
      </w:ins>
      <w:ins w:id="289" w:author="elvis_ting 丁士珉" w:date="2025-05-14T16:29:00Z" w16du:dateUtc="2025-05-14T08:29:00Z">
        <w:r>
          <w:rPr>
            <w:rFonts w:hint="eastAsia"/>
          </w:rPr>
          <w:t>按鈕可以測試輸入的資訊是否正確。</w:t>
        </w:r>
      </w:ins>
      <w:ins w:id="290" w:author="elvis_ting 丁士珉" w:date="2025-05-16T09:51:00Z" w16du:dateUtc="2025-05-16T01:51:00Z">
        <w:r w:rsidR="007D50E1">
          <w:rPr>
            <w:rFonts w:hint="eastAsia"/>
          </w:rPr>
          <w:t>所需欄位以及</w:t>
        </w:r>
        <w:r w:rsidR="00062714">
          <w:rPr>
            <w:rFonts w:hint="eastAsia"/>
          </w:rPr>
          <w:t>狀態說明都和創建儲存庫時相同。</w:t>
        </w:r>
      </w:ins>
    </w:p>
    <w:p w14:paraId="482EF2EE" w14:textId="77777777" w:rsidR="00062714" w:rsidRDefault="00062714" w:rsidP="003F284C"/>
    <w:p w14:paraId="388049B0" w14:textId="7380C32B" w:rsidR="00D80731" w:rsidRDefault="00D80731" w:rsidP="00D80731">
      <w:pPr>
        <w:pStyle w:val="3"/>
        <w:numPr>
          <w:ilvl w:val="1"/>
          <w:numId w:val="2"/>
        </w:numPr>
      </w:pPr>
      <w:r>
        <w:rPr>
          <w:rFonts w:hint="eastAsia"/>
        </w:rPr>
        <w:t>刪除方式</w:t>
      </w:r>
    </w:p>
    <w:p w14:paraId="49B289B9" w14:textId="14E0A4FD" w:rsidR="004E0C76" w:rsidRDefault="004E0C76" w:rsidP="003F284C">
      <w:r>
        <w:rPr>
          <w:rFonts w:hint="eastAsia"/>
        </w:rPr>
        <w:t>刪除時，</w:t>
      </w:r>
      <w:r w:rsidR="003B7F75">
        <w:rPr>
          <w:rFonts w:hint="eastAsia"/>
        </w:rPr>
        <w:t>需要輸入</w:t>
      </w:r>
      <w:ins w:id="291" w:author="elvis_ting 丁士珉" w:date="2025-05-16T09:51:00Z" w16du:dateUtc="2025-05-16T01:51:00Z">
        <w:r w:rsidR="00062714">
          <w:rPr>
            <w:rFonts w:hint="eastAsia"/>
          </w:rPr>
          <w:t>儲存庫</w:t>
        </w:r>
      </w:ins>
      <w:r w:rsidR="003B7F75">
        <w:rPr>
          <w:rFonts w:hint="eastAsia"/>
        </w:rPr>
        <w:t>名稱確認是否要刪除，輸入完正確的名稱後，才可以點擊右下角</w:t>
      </w:r>
      <w:ins w:id="292" w:author="elvis_ting 丁士珉" w:date="2025-05-16T09:52:00Z" w16du:dateUtc="2025-05-16T01:52:00Z">
        <w:r w:rsidR="00062714">
          <w:rPr>
            <w:rFonts w:hint="eastAsia"/>
          </w:rPr>
          <w:t>紅色</w:t>
        </w:r>
      </w:ins>
      <w:r w:rsidR="003B7F75">
        <w:rPr>
          <w:rFonts w:hint="eastAsia"/>
        </w:rPr>
        <w:t>確定</w:t>
      </w:r>
      <w:ins w:id="293" w:author="elvis_ting 丁士珉" w:date="2025-05-16T09:52:00Z" w16du:dateUtc="2025-05-16T01:52:00Z">
        <w:r w:rsidR="00062714">
          <w:rPr>
            <w:rFonts w:hint="eastAsia"/>
          </w:rPr>
          <w:t>按鈕</w:t>
        </w:r>
      </w:ins>
      <w:r w:rsidR="003B7F75">
        <w:rPr>
          <w:rFonts w:hint="eastAsia"/>
        </w:rPr>
        <w:t>完成刪除：</w:t>
      </w:r>
    </w:p>
    <w:p w14:paraId="759DF603" w14:textId="02ACD2A1" w:rsidR="003B7F75" w:rsidRDefault="003B7F75" w:rsidP="003F284C">
      <w:r w:rsidRPr="003B7F75">
        <w:rPr>
          <w:noProof/>
        </w:rPr>
        <w:lastRenderedPageBreak/>
        <w:drawing>
          <wp:inline distT="0" distB="0" distL="0" distR="0" wp14:anchorId="3B192C47" wp14:editId="4FC465B4">
            <wp:extent cx="4820323" cy="1895740"/>
            <wp:effectExtent l="0" t="0" r="0" b="9525"/>
            <wp:docPr id="198" name="圖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323" cy="1895740"/>
                    </a:xfrm>
                    <a:prstGeom prst="rect">
                      <a:avLst/>
                    </a:prstGeom>
                  </pic:spPr>
                </pic:pic>
              </a:graphicData>
            </a:graphic>
          </wp:inline>
        </w:drawing>
      </w:r>
    </w:p>
    <w:p w14:paraId="49E60CDF" w14:textId="6C5D46B7" w:rsidR="00FC45D7" w:rsidRDefault="00FC45D7" w:rsidP="00FC45D7">
      <w:pPr>
        <w:pStyle w:val="2"/>
        <w:numPr>
          <w:ilvl w:val="0"/>
          <w:numId w:val="2"/>
        </w:numPr>
        <w:rPr>
          <w:sz w:val="40"/>
          <w:szCs w:val="40"/>
        </w:rPr>
      </w:pPr>
      <w:r>
        <w:rPr>
          <w:rFonts w:hint="eastAsia"/>
          <w:sz w:val="40"/>
          <w:szCs w:val="40"/>
        </w:rPr>
        <w:t>Ba</w:t>
      </w:r>
      <w:r>
        <w:rPr>
          <w:sz w:val="40"/>
          <w:szCs w:val="40"/>
        </w:rPr>
        <w:t>ckup</w:t>
      </w:r>
      <w:r>
        <w:rPr>
          <w:rFonts w:hint="eastAsia"/>
          <w:sz w:val="40"/>
          <w:szCs w:val="40"/>
        </w:rPr>
        <w:t>備份</w:t>
      </w:r>
    </w:p>
    <w:p w14:paraId="56A4D30F" w14:textId="640F6EFE" w:rsidR="00D80731" w:rsidRPr="00D80731" w:rsidRDefault="00D80731" w:rsidP="00D80731">
      <w:pPr>
        <w:pStyle w:val="3"/>
        <w:numPr>
          <w:ilvl w:val="1"/>
          <w:numId w:val="2"/>
        </w:numPr>
      </w:pPr>
      <w:r>
        <w:rPr>
          <w:rFonts w:hint="eastAsia"/>
        </w:rPr>
        <w:t>說明</w:t>
      </w:r>
    </w:p>
    <w:p w14:paraId="2FA6295E" w14:textId="321D678C" w:rsidR="00FC45D7" w:rsidRDefault="0099682F" w:rsidP="003F284C">
      <w:r>
        <w:rPr>
          <w:rFonts w:hint="eastAsia"/>
        </w:rPr>
        <w:t>備份設定</w:t>
      </w:r>
      <w:r w:rsidR="00BF3418">
        <w:rPr>
          <w:rFonts w:hint="eastAsia"/>
        </w:rPr>
        <w:t>是用來將集群中的指</w:t>
      </w:r>
      <w:r w:rsidR="0072681F">
        <w:rPr>
          <w:rFonts w:hint="eastAsia"/>
        </w:rPr>
        <w:t>定</w:t>
      </w:r>
      <w:r w:rsidR="00801152">
        <w:rPr>
          <w:rFonts w:hint="eastAsia"/>
        </w:rPr>
        <w:t>項目</w:t>
      </w:r>
      <w:r w:rsidR="00801152">
        <w:rPr>
          <w:rFonts w:hint="eastAsia"/>
        </w:rPr>
        <w:t>(n</w:t>
      </w:r>
      <w:r w:rsidR="00801152">
        <w:t>amespace</w:t>
      </w:r>
      <w:r w:rsidR="00801152">
        <w:rPr>
          <w:rFonts w:hint="eastAsia"/>
        </w:rPr>
        <w:t>)</w:t>
      </w:r>
      <w:r w:rsidR="00BF3418">
        <w:rPr>
          <w:rFonts w:hint="eastAsia"/>
        </w:rPr>
        <w:t>中的資源備份到儲存庫的設定，所以備份設定只能在新增過儲存庫之後才能使用</w:t>
      </w:r>
      <w:r w:rsidR="000B22BD">
        <w:rPr>
          <w:rFonts w:hint="eastAsia"/>
        </w:rPr>
        <w:t>。</w:t>
      </w:r>
    </w:p>
    <w:p w14:paraId="53398144" w14:textId="77777777" w:rsidR="00D44C1C" w:rsidRPr="0072681F" w:rsidRDefault="00D44C1C" w:rsidP="003F284C"/>
    <w:p w14:paraId="7E9B67E9" w14:textId="798CA510" w:rsidR="00A423A7" w:rsidRDefault="00D76F8F" w:rsidP="003F284C">
      <w:r>
        <w:rPr>
          <w:rFonts w:hint="eastAsia"/>
        </w:rPr>
        <w:t>備份設定又分為</w:t>
      </w:r>
      <w:ins w:id="294" w:author="elvis_ting 丁士珉" w:date="2025-05-14T16:35:00Z" w16du:dateUtc="2025-05-14T08:35:00Z">
        <w:r w:rsidR="005F6390">
          <w:rPr>
            <w:rFonts w:hint="eastAsia"/>
          </w:rPr>
          <w:t>單</w:t>
        </w:r>
      </w:ins>
      <w:del w:id="295" w:author="elvis_ting 丁士珉" w:date="2025-05-14T16:35:00Z" w16du:dateUtc="2025-05-14T08:35:00Z">
        <w:r>
          <w:rPr>
            <w:rFonts w:hint="eastAsia"/>
          </w:rPr>
          <w:delText>一</w:delText>
        </w:r>
      </w:del>
      <w:r>
        <w:rPr>
          <w:rFonts w:hint="eastAsia"/>
        </w:rPr>
        <w:t>次</w:t>
      </w:r>
      <w:del w:id="296" w:author="elvis_ting 丁士珉" w:date="2025-05-14T16:35:00Z" w16du:dateUtc="2025-05-14T08:35:00Z">
        <w:r>
          <w:rPr>
            <w:rFonts w:hint="eastAsia"/>
          </w:rPr>
          <w:delText>性</w:delText>
        </w:r>
      </w:del>
      <w:r>
        <w:rPr>
          <w:rFonts w:hint="eastAsia"/>
        </w:rPr>
        <w:t>和持續</w:t>
      </w:r>
      <w:ins w:id="297" w:author="elvis_ting 丁士珉" w:date="2025-05-14T16:35:00Z" w16du:dateUtc="2025-05-14T08:35:00Z">
        <w:r w:rsidR="005F6390">
          <w:rPr>
            <w:rFonts w:hint="eastAsia"/>
          </w:rPr>
          <w:t>備份</w:t>
        </w:r>
      </w:ins>
      <w:del w:id="298" w:author="elvis_ting 丁士珉" w:date="2025-05-14T16:35:00Z" w16du:dateUtc="2025-05-14T08:35:00Z">
        <w:r w:rsidDel="005F6390">
          <w:rPr>
            <w:rFonts w:hint="eastAsia"/>
          </w:rPr>
          <w:delText>性</w:delText>
        </w:r>
      </w:del>
      <w:r>
        <w:rPr>
          <w:rFonts w:hint="eastAsia"/>
        </w:rPr>
        <w:t>兩種</w:t>
      </w:r>
      <w:r w:rsidR="008155D1">
        <w:rPr>
          <w:rFonts w:hint="eastAsia"/>
        </w:rPr>
        <w:t>：</w:t>
      </w:r>
    </w:p>
    <w:p w14:paraId="7CF3FC8A" w14:textId="72455A39" w:rsidR="001D4339" w:rsidRDefault="005F6390" w:rsidP="00AE5D1A">
      <w:pPr>
        <w:pStyle w:val="a7"/>
        <w:numPr>
          <w:ilvl w:val="0"/>
          <w:numId w:val="17"/>
        </w:numPr>
        <w:ind w:leftChars="0"/>
      </w:pPr>
      <w:ins w:id="299" w:author="elvis_ting 丁士珉" w:date="2025-05-14T16:35:00Z" w16du:dateUtc="2025-05-14T08:35:00Z">
        <w:r>
          <w:rPr>
            <w:rFonts w:hint="eastAsia"/>
          </w:rPr>
          <w:t>單次</w:t>
        </w:r>
      </w:ins>
      <w:del w:id="300" w:author="elvis_ting 丁士珉" w:date="2025-05-14T16:35:00Z" w16du:dateUtc="2025-05-14T08:35:00Z">
        <w:r w:rsidR="008155D1">
          <w:rPr>
            <w:rFonts w:hint="eastAsia"/>
          </w:rPr>
          <w:delText>一次性的</w:delText>
        </w:r>
      </w:del>
      <w:r w:rsidR="008155D1">
        <w:rPr>
          <w:rFonts w:hint="eastAsia"/>
        </w:rPr>
        <w:t>備份設定在完成</w:t>
      </w:r>
      <w:ins w:id="301" w:author="elvis_ting 丁士珉" w:date="2025-05-14T16:38:00Z" w16du:dateUtc="2025-05-14T08:38:00Z">
        <w:r w:rsidR="00C3285B">
          <w:rPr>
            <w:rFonts w:hint="eastAsia"/>
          </w:rPr>
          <w:t>設定後就會開始備份，</w:t>
        </w:r>
      </w:ins>
      <w:del w:id="302" w:author="elvis_ting 丁士珉" w:date="2025-05-14T16:38:00Z" w16du:dateUtc="2025-05-14T08:38:00Z">
        <w:r w:rsidR="008155D1">
          <w:rPr>
            <w:rFonts w:hint="eastAsia"/>
          </w:rPr>
          <w:delText>備份後就會結束，</w:delText>
        </w:r>
      </w:del>
      <w:r w:rsidR="008155D1">
        <w:rPr>
          <w:rFonts w:hint="eastAsia"/>
        </w:rPr>
        <w:t>在需要</w:t>
      </w:r>
      <w:ins w:id="303" w:author="elvis_ting 丁士珉" w:date="2025-05-16T10:02:00Z" w16du:dateUtc="2025-05-16T02:02:00Z">
        <w:r w:rsidR="0072681F">
          <w:rPr>
            <w:rFonts w:hint="eastAsia"/>
          </w:rPr>
          <w:t>臨時</w:t>
        </w:r>
      </w:ins>
      <w:del w:id="304" w:author="elvis_ting 丁士珉" w:date="2025-05-14T16:37:00Z" w16du:dateUtc="2025-05-14T08:37:00Z">
        <w:r w:rsidR="0072681F" w:rsidDel="00C3285B">
          <w:rPr>
            <w:rFonts w:hint="eastAsia"/>
          </w:rPr>
          <w:delText>臨時</w:delText>
        </w:r>
      </w:del>
      <w:r w:rsidR="0072681F">
        <w:rPr>
          <w:rFonts w:hint="eastAsia"/>
        </w:rPr>
        <w:t>備份的時候可以使用。</w:t>
      </w:r>
    </w:p>
    <w:p w14:paraId="31D29CF4" w14:textId="67D26DE5" w:rsidR="00D209A9" w:rsidRDefault="0072681F" w:rsidP="00AE5D1A">
      <w:pPr>
        <w:pStyle w:val="a7"/>
        <w:numPr>
          <w:ilvl w:val="0"/>
          <w:numId w:val="17"/>
        </w:numPr>
        <w:ind w:leftChars="0"/>
      </w:pPr>
      <w:r>
        <w:rPr>
          <w:rFonts w:hint="eastAsia"/>
        </w:rPr>
        <w:t>持續</w:t>
      </w:r>
      <w:del w:id="305" w:author="elvis_ting 丁士珉" w:date="2025-05-14T16:35:00Z" w16du:dateUtc="2025-05-14T08:35:00Z">
        <w:r>
          <w:rPr>
            <w:rFonts w:hint="eastAsia"/>
          </w:rPr>
          <w:delText>性的</w:delText>
        </w:r>
      </w:del>
      <w:r>
        <w:rPr>
          <w:rFonts w:hint="eastAsia"/>
        </w:rPr>
        <w:t>備份則是</w:t>
      </w:r>
      <w:r w:rsidR="0035676A">
        <w:rPr>
          <w:rFonts w:hint="eastAsia"/>
        </w:rPr>
        <w:t>可以持續的監視</w:t>
      </w:r>
      <w:r>
        <w:rPr>
          <w:rFonts w:hint="eastAsia"/>
        </w:rPr>
        <w:t>指定的</w:t>
      </w:r>
      <w:r w:rsidR="0035676A">
        <w:rPr>
          <w:rFonts w:hint="eastAsia"/>
        </w:rPr>
        <w:t>項目，</w:t>
      </w:r>
      <w:r w:rsidR="002A2F39">
        <w:rPr>
          <w:rFonts w:hint="eastAsia"/>
        </w:rPr>
        <w:t>每</w:t>
      </w:r>
      <w:r>
        <w:rPr>
          <w:rFonts w:hint="eastAsia"/>
        </w:rPr>
        <w:t>當</w:t>
      </w:r>
      <w:r w:rsidR="0035676A">
        <w:rPr>
          <w:rFonts w:hint="eastAsia"/>
        </w:rPr>
        <w:t>項目</w:t>
      </w:r>
      <w:r>
        <w:rPr>
          <w:rFonts w:hint="eastAsia"/>
        </w:rPr>
        <w:t>中</w:t>
      </w:r>
      <w:r w:rsidR="009B007E">
        <w:rPr>
          <w:rFonts w:hint="eastAsia"/>
        </w:rPr>
        <w:t>的資源有變化時</w:t>
      </w:r>
      <w:r w:rsidR="002A2F39">
        <w:rPr>
          <w:rFonts w:hint="eastAsia"/>
        </w:rPr>
        <w:t>就會</w:t>
      </w:r>
      <w:r w:rsidR="0035676A">
        <w:rPr>
          <w:rFonts w:hint="eastAsia"/>
        </w:rPr>
        <w:t>產生一次備份</w:t>
      </w:r>
      <w:r w:rsidR="009B007E">
        <w:rPr>
          <w:rFonts w:hint="eastAsia"/>
        </w:rPr>
        <w:t>，例如</w:t>
      </w:r>
      <w:r w:rsidR="009B007E">
        <w:rPr>
          <w:rFonts w:hint="eastAsia"/>
        </w:rPr>
        <w:t>pod</w:t>
      </w:r>
      <w:r w:rsidR="009B007E">
        <w:rPr>
          <w:rFonts w:hint="eastAsia"/>
        </w:rPr>
        <w:t>的新增或</w:t>
      </w:r>
      <w:r w:rsidR="009B007E">
        <w:rPr>
          <w:rFonts w:hint="eastAsia"/>
        </w:rPr>
        <w:t>w</w:t>
      </w:r>
      <w:r w:rsidR="009B007E">
        <w:t>orkload</w:t>
      </w:r>
      <w:r w:rsidR="009B007E">
        <w:rPr>
          <w:rFonts w:hint="eastAsia"/>
        </w:rPr>
        <w:t>的編輯等等，</w:t>
      </w:r>
      <w:r w:rsidR="00DE35C6">
        <w:rPr>
          <w:rFonts w:hint="eastAsia"/>
        </w:rPr>
        <w:t>每當指定項目中的資源</w:t>
      </w:r>
      <w:r w:rsidR="009F69C9">
        <w:rPr>
          <w:rFonts w:hint="eastAsia"/>
        </w:rPr>
        <w:t>有這些情形發生時，就會</w:t>
      </w:r>
      <w:ins w:id="306" w:author="elvis_ting 丁士珉" w:date="2025-05-16T10:02:00Z" w16du:dateUtc="2025-05-16T02:02:00Z">
        <w:r w:rsidR="00C34325">
          <w:rPr>
            <w:rFonts w:hint="eastAsia"/>
          </w:rPr>
          <w:t>產生一次</w:t>
        </w:r>
      </w:ins>
      <w:del w:id="307" w:author="elvis_ting 丁士珉" w:date="2025-05-16T10:02:00Z" w16du:dateUtc="2025-05-16T02:02:00Z">
        <w:r w:rsidR="009F69C9">
          <w:rPr>
            <w:rFonts w:hint="eastAsia"/>
          </w:rPr>
          <w:delText>觸發</w:delText>
        </w:r>
      </w:del>
      <w:r w:rsidR="009F69C9">
        <w:rPr>
          <w:rFonts w:hint="eastAsia"/>
        </w:rPr>
        <w:t>備份到儲存庫當中，</w:t>
      </w:r>
      <w:r w:rsidR="00A75829">
        <w:rPr>
          <w:rFonts w:hint="eastAsia"/>
        </w:rPr>
        <w:t>同時會將較舊的備份檔案刪除，</w:t>
      </w:r>
      <w:r w:rsidR="00452A44">
        <w:rPr>
          <w:rFonts w:hint="eastAsia"/>
        </w:rPr>
        <w:t>避免</w:t>
      </w:r>
      <w:r w:rsidR="00A75829">
        <w:rPr>
          <w:rFonts w:hint="eastAsia"/>
        </w:rPr>
        <w:t>儲存庫空間被</w:t>
      </w:r>
      <w:r w:rsidR="00377247">
        <w:rPr>
          <w:rFonts w:hint="eastAsia"/>
        </w:rPr>
        <w:t>占滿。</w:t>
      </w:r>
    </w:p>
    <w:p w14:paraId="7816C9C3" w14:textId="77777777" w:rsidR="00377247" w:rsidRDefault="00377247" w:rsidP="003F284C"/>
    <w:p w14:paraId="0B806888" w14:textId="40D5F767" w:rsidR="00377247" w:rsidRDefault="002C31FC" w:rsidP="000734EF">
      <w:pPr>
        <w:pStyle w:val="3"/>
        <w:numPr>
          <w:ilvl w:val="1"/>
          <w:numId w:val="2"/>
        </w:numPr>
      </w:pPr>
      <w:r>
        <w:rPr>
          <w:rFonts w:hint="eastAsia"/>
        </w:rPr>
        <w:t>創建</w:t>
      </w:r>
      <w:r w:rsidR="00452A44">
        <w:rPr>
          <w:rFonts w:hint="eastAsia"/>
        </w:rPr>
        <w:t>方式及欄位說明</w:t>
      </w:r>
    </w:p>
    <w:p w14:paraId="4CB3310A" w14:textId="0048D622" w:rsidR="00377247" w:rsidRDefault="009B6AB8" w:rsidP="003F284C">
      <w:r>
        <w:rPr>
          <w:rFonts w:hint="eastAsia"/>
        </w:rPr>
        <w:t>進入</w:t>
      </w:r>
      <w:r>
        <w:rPr>
          <w:rFonts w:hint="eastAsia"/>
        </w:rPr>
        <w:t>C</w:t>
      </w:r>
      <w:r>
        <w:t>luster Management</w:t>
      </w:r>
      <w:r>
        <w:rPr>
          <w:rFonts w:hint="eastAsia"/>
        </w:rPr>
        <w:t>頁面，點擊左側列表中的</w:t>
      </w:r>
      <w:r>
        <w:rPr>
          <w:rFonts w:hint="eastAsia"/>
        </w:rPr>
        <w:t>C</w:t>
      </w:r>
      <w:r>
        <w:t>luster Sync</w:t>
      </w:r>
      <w:r>
        <w:rPr>
          <w:rFonts w:hint="eastAsia"/>
        </w:rPr>
        <w:t>功能</w:t>
      </w:r>
      <w:r w:rsidR="008E6EB5">
        <w:rPr>
          <w:rFonts w:hint="eastAsia"/>
        </w:rPr>
        <w:t>的備份：</w:t>
      </w:r>
    </w:p>
    <w:p w14:paraId="3D3B63F7" w14:textId="11678C75" w:rsidR="008E6EB5" w:rsidRDefault="008E6EB5" w:rsidP="003F284C">
      <w:del w:id="308" w:author="elvis_ting 丁士珉" w:date="2025-05-14T16:36:00Z" w16du:dateUtc="2025-05-14T08:36:00Z">
        <w:r w:rsidRPr="008E6EB5">
          <w:rPr>
            <w:noProof/>
          </w:rPr>
          <w:lastRenderedPageBreak/>
          <w:drawing>
            <wp:inline distT="0" distB="0" distL="0" distR="0" wp14:anchorId="76A6043C" wp14:editId="59FD6F00">
              <wp:extent cx="2105319" cy="1571844"/>
              <wp:effectExtent l="0" t="0" r="9525"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319" cy="1571844"/>
                      </a:xfrm>
                      <a:prstGeom prst="rect">
                        <a:avLst/>
                      </a:prstGeom>
                    </pic:spPr>
                  </pic:pic>
                </a:graphicData>
              </a:graphic>
            </wp:inline>
          </w:drawing>
        </w:r>
      </w:del>
      <w:ins w:id="309" w:author="elvis_ting 丁士珉" w:date="2025-05-14T16:36:00Z" w16du:dateUtc="2025-05-14T08:36:00Z">
        <w:r w:rsidR="007D661A" w:rsidRPr="007D661A">
          <w:rPr>
            <w:noProof/>
          </w:rPr>
          <w:t xml:space="preserve"> </w:t>
        </w:r>
        <w:r w:rsidR="007D661A" w:rsidRPr="007D661A">
          <w:rPr>
            <w:noProof/>
          </w:rPr>
          <w:drawing>
            <wp:inline distT="0" distB="0" distL="0" distR="0" wp14:anchorId="4FF9E47D" wp14:editId="7A8E96BF">
              <wp:extent cx="1952898" cy="1952898"/>
              <wp:effectExtent l="0" t="0" r="9525" b="9525"/>
              <wp:docPr id="297834611" name="圖片 1" descr="一張含有 文字, 螢幕擷取畫面, 字型,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34611" name="圖片 1" descr="一張含有 文字, 螢幕擷取畫面, 字型, 設計 的圖片&#10;&#10;AI 產生的內容可能不正確。"/>
                      <pic:cNvPicPr/>
                    </pic:nvPicPr>
                    <pic:blipFill>
                      <a:blip r:embed="rId42"/>
                      <a:stretch>
                        <a:fillRect/>
                      </a:stretch>
                    </pic:blipFill>
                    <pic:spPr>
                      <a:xfrm>
                        <a:off x="0" y="0"/>
                        <a:ext cx="1952898" cy="1952898"/>
                      </a:xfrm>
                      <a:prstGeom prst="rect">
                        <a:avLst/>
                      </a:prstGeom>
                    </pic:spPr>
                  </pic:pic>
                </a:graphicData>
              </a:graphic>
            </wp:inline>
          </w:drawing>
        </w:r>
      </w:ins>
    </w:p>
    <w:p w14:paraId="2D23DCFE" w14:textId="324F29DD" w:rsidR="008E6EB5" w:rsidRDefault="008E6EB5" w:rsidP="003F284C"/>
    <w:p w14:paraId="110CC355" w14:textId="36528F80" w:rsidR="008E6EB5" w:rsidRDefault="008E6EB5" w:rsidP="003F284C">
      <w:r>
        <w:rPr>
          <w:rFonts w:hint="eastAsia"/>
        </w:rPr>
        <w:t>點擊創建以建立新的備份：</w:t>
      </w:r>
    </w:p>
    <w:p w14:paraId="6DFF631E" w14:textId="0798BA6F" w:rsidR="008E6EB5" w:rsidRDefault="008E6EB5" w:rsidP="003F284C">
      <w:del w:id="310" w:author="elvis_ting 丁士珉" w:date="2025-05-14T16:36:00Z" w16du:dateUtc="2025-05-14T08:36:00Z">
        <w:r w:rsidRPr="008E6EB5">
          <w:rPr>
            <w:noProof/>
          </w:rPr>
          <w:drawing>
            <wp:inline distT="0" distB="0" distL="0" distR="0" wp14:anchorId="22DE872D" wp14:editId="4EB6959A">
              <wp:extent cx="5274310" cy="1901825"/>
              <wp:effectExtent l="0" t="0" r="2540" b="3175"/>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01825"/>
                      </a:xfrm>
                      <a:prstGeom prst="rect">
                        <a:avLst/>
                      </a:prstGeom>
                    </pic:spPr>
                  </pic:pic>
                </a:graphicData>
              </a:graphic>
            </wp:inline>
          </w:drawing>
        </w:r>
      </w:del>
      <w:ins w:id="311" w:author="elvis_ting 丁士珉" w:date="2025-05-14T16:36:00Z" w16du:dateUtc="2025-05-14T08:36:00Z">
        <w:r w:rsidR="003C0A37" w:rsidRPr="003C0A37">
          <w:rPr>
            <w:noProof/>
          </w:rPr>
          <w:t xml:space="preserve"> </w:t>
        </w:r>
      </w:ins>
      <w:ins w:id="312" w:author="elvis_ting 丁士珉" w:date="2025-05-14T16:46:00Z" w16du:dateUtc="2025-05-14T08:46:00Z">
        <w:r w:rsidR="00471F92">
          <w:rPr>
            <w:noProof/>
          </w:rPr>
          <mc:AlternateContent>
            <mc:Choice Requires="wps">
              <w:drawing>
                <wp:anchor distT="0" distB="0" distL="114300" distR="114300" simplePos="0" relativeHeight="251658245" behindDoc="0" locked="0" layoutInCell="1" allowOverlap="1" wp14:anchorId="6BFFEFAD" wp14:editId="63D21CB7">
                  <wp:simplePos x="0" y="0"/>
                  <wp:positionH relativeFrom="column">
                    <wp:posOffset>2381250</wp:posOffset>
                  </wp:positionH>
                  <wp:positionV relativeFrom="paragraph">
                    <wp:posOffset>1590675</wp:posOffset>
                  </wp:positionV>
                  <wp:extent cx="561975" cy="180975"/>
                  <wp:effectExtent l="0" t="0" r="28575" b="28575"/>
                  <wp:wrapNone/>
                  <wp:docPr id="249563396" name="矩形 16"/>
                  <wp:cNvGraphicFramePr/>
                  <a:graphic xmlns:a="http://schemas.openxmlformats.org/drawingml/2006/main">
                    <a:graphicData uri="http://schemas.microsoft.com/office/word/2010/wordprocessingShape">
                      <wps:wsp>
                        <wps:cNvSpPr/>
                        <wps:spPr>
                          <a:xfrm>
                            <a:off x="0" y="0"/>
                            <a:ext cx="561975" cy="1809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1176B" id="矩形 16" o:spid="_x0000_s1026" style="position:absolute;margin-left:187.5pt;margin-top:125.25pt;width:44.25pt;height:1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mjgQIAAGgFAAAOAAAAZHJzL2Uyb0RvYy54bWysVEtv2zAMvg/YfxB0X20HTR9BnSJokWFA&#10;0RZrh54VWUoMyKJGKXGyXz9KfiToih2G5aBQJvmR/ETy5nbfGLZT6GuwJS/Ocs6UlVDVdl3yH6/L&#10;L1ec+SBsJQxYVfKD8vx2/vnTTetmagIbMJVCRiDWz1pX8k0IbpZlXm5UI/wZOGVJqQEbEeiK66xC&#10;0RJ6Y7JJnl9kLWDlEKTynr7ed0o+T/haKxmetPYqMFNyyi2kE9O5imc2vxGzNQq3qWWfhviHLBpR&#10;Wwo6Qt2LINgW6z+gmloieNDhTEKTgda1VKkGqqbI31XzshFOpVqIHO9Gmvz/g5WPuxf3jERD6/zM&#10;kxir2Gts4j/lx/aJrMNIltoHJunj9KK4vpxyJklVXOVRJpTs6OzQh68KGhaFkiO9RaJI7B586EwH&#10;kxjLwrI2Jr2Hsawl0Ot8micPD6auojbaeVyv7gyynaAnXS5z+vWBT8woDWMpm2NRSQoHoyKGsd+V&#10;ZnVFZUy6CLHf1AgrpFQ2FJ1qIyrVRSumJ8EGj1RzAozImrIcsXuAwbIDGbA7Bnr76KpSu47Ofel/&#10;cx49UmSwYXRuagv4UWWGquojd/YDSR01kaUVVIdnZAjdsHgnlzW94IPw4VkgTQfNEU18eKJDG6CX&#10;gl7ibAP466Pv0Z6alrSctTRtJfc/twIVZ+abpXa+Ls7P43imy/n0ckIXPNWsTjV229wBvX5Bu8XJ&#10;JEb7YAZRIzRvtBgWMSqphJUUu+Qy4HC5C90WoNUi1WKRzGgknQgP9sXJCB5ZjR36un8T6Po2DtT/&#10;jzBMppi96+bONnpaWGwD6Dq1+pHXnm8a59Q4/eqJ++L0nqyOC3L+GwAA//8DAFBLAwQUAAYACAAA&#10;ACEA8DsvTuAAAAALAQAADwAAAGRycy9kb3ducmV2LnhtbEyPwU7DMBBE70j8g7VI3KiNS5oS4lSA&#10;hBAVByhwd2M3iWqvo9hNwt+znOC2uzOafVNuZu/YaIfYBVRwvRDALNbBdNgo+Px4uloDi0mj0S6g&#10;VfBtI2yq87NSFyZM+G7HXWoYhWAstII2pb7gPNat9TouQm+RtEMYvE60Dg03g54o3DsuhVhxrzuk&#10;D63u7WNr6+Pu5BW8heOBuy8pt/nDs8xf/HpqxlelLi/m+ztgyc7pzwy/+IQOFTHtwwlNZE7BMs+o&#10;S1IgM5EBI8fNaknDni75rQBelfx/h+oHAAD//wMAUEsBAi0AFAAGAAgAAAAhALaDOJL+AAAA4QEA&#10;ABMAAAAAAAAAAAAAAAAAAAAAAFtDb250ZW50X1R5cGVzXS54bWxQSwECLQAUAAYACAAAACEAOP0h&#10;/9YAAACUAQAACwAAAAAAAAAAAAAAAAAvAQAAX3JlbHMvLnJlbHNQSwECLQAUAAYACAAAACEAH/FZ&#10;o4ECAABoBQAADgAAAAAAAAAAAAAAAAAuAgAAZHJzL2Uyb0RvYy54bWxQSwECLQAUAAYACAAAACEA&#10;8DsvTuAAAAALAQAADwAAAAAAAAAAAAAAAADbBAAAZHJzL2Rvd25yZXYueG1sUEsFBgAAAAAEAAQA&#10;8wAAAOgFAAAAAA==&#10;" filled="f" strokecolor="red" strokeweight="1.5pt"/>
              </w:pict>
            </mc:Fallback>
          </mc:AlternateContent>
        </w:r>
      </w:ins>
      <w:ins w:id="313" w:author="elvis_ting 丁士珉" w:date="2025-05-14T16:36:00Z" w16du:dateUtc="2025-05-14T08:36:00Z">
        <w:r w:rsidR="003C0A37" w:rsidRPr="003C0A37">
          <w:rPr>
            <w:noProof/>
          </w:rPr>
          <w:drawing>
            <wp:inline distT="0" distB="0" distL="0" distR="0" wp14:anchorId="7312023F" wp14:editId="04A63CA1">
              <wp:extent cx="5274310" cy="1849120"/>
              <wp:effectExtent l="0" t="0" r="2540" b="0"/>
              <wp:docPr id="491578018" name="圖片 1" descr="一張含有 文字, 字型, Rectangle,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78018" name="圖片 1" descr="一張含有 文字, 字型, Rectangle, 螢幕擷取畫面 的圖片&#10;&#10;AI 產生的內容可能不正確。"/>
                      <pic:cNvPicPr/>
                    </pic:nvPicPr>
                    <pic:blipFill>
                      <a:blip r:embed="rId44"/>
                      <a:stretch>
                        <a:fillRect/>
                      </a:stretch>
                    </pic:blipFill>
                    <pic:spPr>
                      <a:xfrm>
                        <a:off x="0" y="0"/>
                        <a:ext cx="5274310" cy="1849120"/>
                      </a:xfrm>
                      <a:prstGeom prst="rect">
                        <a:avLst/>
                      </a:prstGeom>
                    </pic:spPr>
                  </pic:pic>
                </a:graphicData>
              </a:graphic>
            </wp:inline>
          </w:drawing>
        </w:r>
      </w:ins>
    </w:p>
    <w:p w14:paraId="399AFF2F" w14:textId="77777777" w:rsidR="0072681F" w:rsidRDefault="0072681F" w:rsidP="003F284C"/>
    <w:p w14:paraId="6B082514" w14:textId="6BA6B3E6" w:rsidR="008A373A" w:rsidRDefault="008A373A" w:rsidP="003F284C">
      <w:r>
        <w:rPr>
          <w:rFonts w:hint="eastAsia"/>
        </w:rPr>
        <w:t>在出現的頁面中輸入必要資訊：</w:t>
      </w:r>
    </w:p>
    <w:p w14:paraId="590DAB53" w14:textId="049A5919" w:rsidR="008E6EB5" w:rsidRDefault="008A373A" w:rsidP="003F284C">
      <w:del w:id="314" w:author="elvis_ting 丁士珉" w:date="2025-05-14T16:46:00Z" w16du:dateUtc="2025-05-14T08:46:00Z">
        <w:r w:rsidRPr="008A373A">
          <w:rPr>
            <w:noProof/>
          </w:rPr>
          <w:lastRenderedPageBreak/>
          <w:drawing>
            <wp:inline distT="0" distB="0" distL="0" distR="0" wp14:anchorId="7CA2ACBE" wp14:editId="5CDCCC99">
              <wp:extent cx="5274310" cy="3745230"/>
              <wp:effectExtent l="0" t="0" r="2540" b="7620"/>
              <wp:docPr id="235" name="圖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45230"/>
                      </a:xfrm>
                      <a:prstGeom prst="rect">
                        <a:avLst/>
                      </a:prstGeom>
                    </pic:spPr>
                  </pic:pic>
                </a:graphicData>
              </a:graphic>
            </wp:inline>
          </w:drawing>
        </w:r>
      </w:del>
      <w:ins w:id="315" w:author="elvis_ting 丁士珉" w:date="2025-05-14T16:46:00Z" w16du:dateUtc="2025-05-14T08:46:00Z">
        <w:r w:rsidR="00380572" w:rsidRPr="00380572">
          <w:rPr>
            <w:noProof/>
          </w:rPr>
          <w:drawing>
            <wp:inline distT="0" distB="0" distL="0" distR="0" wp14:anchorId="3058C4DD" wp14:editId="0AA7780C">
              <wp:extent cx="5274310" cy="3717290"/>
              <wp:effectExtent l="0" t="0" r="2540" b="0"/>
              <wp:docPr id="165694001" name="圖片 1" descr="一張含有 文字, 螢幕擷取畫面, 軟體,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4001" name="圖片 1" descr="一張含有 文字, 螢幕擷取畫面, 軟體, 數字 的圖片&#10;&#10;AI 產生的內容可能不正確。"/>
                      <pic:cNvPicPr/>
                    </pic:nvPicPr>
                    <pic:blipFill>
                      <a:blip r:embed="rId46"/>
                      <a:stretch>
                        <a:fillRect/>
                      </a:stretch>
                    </pic:blipFill>
                    <pic:spPr>
                      <a:xfrm>
                        <a:off x="0" y="0"/>
                        <a:ext cx="5274310" cy="3717290"/>
                      </a:xfrm>
                      <a:prstGeom prst="rect">
                        <a:avLst/>
                      </a:prstGeom>
                    </pic:spPr>
                  </pic:pic>
                </a:graphicData>
              </a:graphic>
            </wp:inline>
          </w:drawing>
        </w:r>
      </w:ins>
    </w:p>
    <w:p w14:paraId="27FCB99D" w14:textId="2F3E1FEA" w:rsidR="008A373A" w:rsidRDefault="008A373A" w:rsidP="00D524BD">
      <w:pPr>
        <w:pStyle w:val="a7"/>
        <w:numPr>
          <w:ilvl w:val="0"/>
          <w:numId w:val="21"/>
        </w:numPr>
        <w:ind w:leftChars="0"/>
      </w:pPr>
      <w:r>
        <w:rPr>
          <w:rFonts w:hint="eastAsia"/>
        </w:rPr>
        <w:t>備份名稱</w:t>
      </w:r>
      <w:r w:rsidR="002219BF">
        <w:rPr>
          <w:rFonts w:hint="eastAsia"/>
        </w:rPr>
        <w:t>：可以是任意的內容，但在同一個</w:t>
      </w:r>
      <w:ins w:id="316" w:author="elvis_ting 丁士珉" w:date="2025-05-15T14:25:00Z" w16du:dateUtc="2025-05-15T06:25:00Z">
        <w:r w:rsidR="00B10F4A">
          <w:rPr>
            <w:rFonts w:hint="eastAsia"/>
          </w:rPr>
          <w:t>儲存庫</w:t>
        </w:r>
      </w:ins>
      <w:del w:id="317" w:author="elvis_ting 丁士珉" w:date="2025-05-15T14:25:00Z" w16du:dateUtc="2025-05-15T06:25:00Z">
        <w:r w:rsidR="002219BF">
          <w:rPr>
            <w:rFonts w:hint="eastAsia"/>
          </w:rPr>
          <w:delText>集群</w:delText>
        </w:r>
      </w:del>
      <w:r w:rsidR="002219BF">
        <w:rPr>
          <w:rFonts w:hint="eastAsia"/>
        </w:rPr>
        <w:t>上不能有重複的備份名稱。</w:t>
      </w:r>
    </w:p>
    <w:p w14:paraId="0CB8C593" w14:textId="5145BE7B" w:rsidR="00214323" w:rsidRDefault="00380572" w:rsidP="00D524BD">
      <w:pPr>
        <w:pStyle w:val="a7"/>
        <w:numPr>
          <w:ilvl w:val="0"/>
          <w:numId w:val="21"/>
        </w:numPr>
        <w:ind w:leftChars="0"/>
      </w:pPr>
      <w:ins w:id="318" w:author="elvis_ting 丁士珉" w:date="2025-05-14T16:46:00Z" w16du:dateUtc="2025-05-14T08:46:00Z">
        <w:r>
          <w:rPr>
            <w:rFonts w:hint="eastAsia"/>
          </w:rPr>
          <w:t>單次備份</w:t>
        </w:r>
      </w:ins>
      <w:del w:id="319" w:author="elvis_ting 丁士珉" w:date="2025-05-14T16:46:00Z" w16du:dateUtc="2025-05-14T08:46:00Z">
        <w:r w:rsidR="00214323">
          <w:rPr>
            <w:rFonts w:hint="eastAsia"/>
          </w:rPr>
          <w:delText>一次性選項</w:delText>
        </w:r>
      </w:del>
      <w:r w:rsidR="002219BF">
        <w:rPr>
          <w:rFonts w:hint="eastAsia"/>
        </w:rPr>
        <w:t>：</w:t>
      </w:r>
      <w:del w:id="320" w:author="elvis_ting 丁士珉" w:date="2025-05-14T16:50:00Z" w16du:dateUtc="2025-05-14T08:50:00Z">
        <w:r w:rsidR="00214323">
          <w:rPr>
            <w:rFonts w:hint="eastAsia"/>
          </w:rPr>
          <w:delText>可以</w:delText>
        </w:r>
      </w:del>
      <w:del w:id="321" w:author="elvis_ting 丁士珉" w:date="2025-05-15T10:41:00Z" w16du:dateUtc="2025-05-15T02:41:00Z">
        <w:r w:rsidR="00214323">
          <w:rPr>
            <w:rFonts w:hint="eastAsia"/>
          </w:rPr>
          <w:delText>設定這個備份</w:delText>
        </w:r>
      </w:del>
      <w:r w:rsidR="00214323">
        <w:rPr>
          <w:rFonts w:hint="eastAsia"/>
        </w:rPr>
        <w:t>是</w:t>
      </w:r>
      <w:ins w:id="322" w:author="elvis_ting 丁士珉" w:date="2025-05-14T16:52:00Z" w16du:dateUtc="2025-05-14T08:52:00Z">
        <w:r w:rsidR="0090613A">
          <w:rPr>
            <w:rFonts w:hint="eastAsia"/>
          </w:rPr>
          <w:t>否</w:t>
        </w:r>
      </w:ins>
      <w:ins w:id="323" w:author="elvis_ting 丁士珉" w:date="2025-05-15T10:42:00Z" w16du:dateUtc="2025-05-15T02:42:00Z">
        <w:r w:rsidR="00311F79">
          <w:rPr>
            <w:rFonts w:hint="eastAsia"/>
          </w:rPr>
          <w:t>將本次備份設定</w:t>
        </w:r>
      </w:ins>
      <w:ins w:id="324" w:author="elvis_ting 丁士珉" w:date="2025-05-14T16:52:00Z" w16du:dateUtc="2025-05-14T08:52:00Z">
        <w:r w:rsidR="0090613A">
          <w:rPr>
            <w:rFonts w:hint="eastAsia"/>
          </w:rPr>
          <w:t>為</w:t>
        </w:r>
      </w:ins>
      <w:ins w:id="325" w:author="elvis_ting 丁士珉" w:date="2025-05-14T16:47:00Z" w16du:dateUtc="2025-05-14T08:47:00Z">
        <w:r>
          <w:rPr>
            <w:rFonts w:hint="eastAsia"/>
          </w:rPr>
          <w:t>單次備份</w:t>
        </w:r>
      </w:ins>
      <w:del w:id="326" w:author="elvis_ting 丁士珉" w:date="2025-05-14T16:47:00Z" w16du:dateUtc="2025-05-14T08:47:00Z">
        <w:r w:rsidR="00214323">
          <w:rPr>
            <w:rFonts w:hint="eastAsia"/>
          </w:rPr>
          <w:delText>一次性</w:delText>
        </w:r>
      </w:del>
      <w:del w:id="327" w:author="elvis_ting 丁士珉" w:date="2025-05-14T16:52:00Z" w16du:dateUtc="2025-05-14T08:52:00Z">
        <w:r w:rsidR="00441E14">
          <w:rPr>
            <w:rFonts w:hint="eastAsia"/>
          </w:rPr>
          <w:delText>或是</w:delText>
        </w:r>
        <w:r w:rsidR="00214323">
          <w:rPr>
            <w:rFonts w:hint="eastAsia"/>
          </w:rPr>
          <w:delText>持續</w:delText>
        </w:r>
      </w:del>
      <w:del w:id="328" w:author="elvis_ting 丁士珉" w:date="2025-05-14T16:47:00Z" w16du:dateUtc="2025-05-14T08:47:00Z">
        <w:r w:rsidR="00214323">
          <w:rPr>
            <w:rFonts w:hint="eastAsia"/>
          </w:rPr>
          <w:delText>性的</w:delText>
        </w:r>
      </w:del>
      <w:del w:id="329" w:author="elvis_ting 丁士珉" w:date="2025-05-14T16:52:00Z" w16du:dateUtc="2025-05-14T08:52:00Z">
        <w:r w:rsidR="00214323">
          <w:rPr>
            <w:rFonts w:hint="eastAsia"/>
          </w:rPr>
          <w:delText>備份</w:delText>
        </w:r>
        <w:r w:rsidR="00F753D5">
          <w:rPr>
            <w:rFonts w:hint="eastAsia"/>
          </w:rPr>
          <w:delText>；</w:delText>
        </w:r>
      </w:del>
      <w:ins w:id="330" w:author="elvis_ting 丁士珉" w:date="2025-05-15T10:42:00Z" w16du:dateUtc="2025-05-15T02:42:00Z">
        <w:r w:rsidR="00311F79">
          <w:rPr>
            <w:rFonts w:hint="eastAsia"/>
          </w:rPr>
          <w:t>，</w:t>
        </w:r>
      </w:ins>
      <w:r w:rsidR="00F753D5">
        <w:rPr>
          <w:rFonts w:hint="eastAsia"/>
        </w:rPr>
        <w:t>若為否，則為持續</w:t>
      </w:r>
      <w:del w:id="331" w:author="elvis_ting 丁士珉" w:date="2025-05-14T16:47:00Z" w16du:dateUtc="2025-05-14T08:47:00Z">
        <w:r w:rsidR="00F753D5">
          <w:rPr>
            <w:rFonts w:hint="eastAsia"/>
          </w:rPr>
          <w:delText>性的</w:delText>
        </w:r>
      </w:del>
      <w:r w:rsidR="00F753D5">
        <w:rPr>
          <w:rFonts w:hint="eastAsia"/>
        </w:rPr>
        <w:t>備份</w:t>
      </w:r>
      <w:r w:rsidR="00214323">
        <w:rPr>
          <w:rFonts w:hint="eastAsia"/>
        </w:rPr>
        <w:t>。</w:t>
      </w:r>
    </w:p>
    <w:p w14:paraId="0C36F01C" w14:textId="1EE92F5A" w:rsidR="00441E14" w:rsidRDefault="00394F38" w:rsidP="00D524BD">
      <w:pPr>
        <w:pStyle w:val="a7"/>
        <w:numPr>
          <w:ilvl w:val="0"/>
          <w:numId w:val="21"/>
        </w:numPr>
        <w:ind w:leftChars="0"/>
      </w:pPr>
      <w:del w:id="332" w:author="elvis_ting 丁士珉" w:date="2025-05-14T16:47:00Z" w16du:dateUtc="2025-05-14T08:47:00Z">
        <w:r w:rsidDel="00537519">
          <w:rPr>
            <w:rFonts w:hint="eastAsia"/>
          </w:rPr>
          <w:delText>預設所有磁碟</w:delText>
        </w:r>
      </w:del>
      <w:r>
        <w:rPr>
          <w:rFonts w:hint="eastAsia"/>
        </w:rPr>
        <w:t>啟用檔案系統備份</w:t>
      </w:r>
      <w:r w:rsidR="002219BF">
        <w:rPr>
          <w:rFonts w:hint="eastAsia"/>
        </w:rPr>
        <w:t>：</w:t>
      </w:r>
      <w:r>
        <w:rPr>
          <w:rFonts w:hint="eastAsia"/>
        </w:rPr>
        <w:t>設定</w:t>
      </w:r>
      <w:r w:rsidR="008D3615">
        <w:rPr>
          <w:rFonts w:hint="eastAsia"/>
        </w:rPr>
        <w:t>是否要</w:t>
      </w:r>
      <w:ins w:id="333" w:author="elvis_ting 丁士珉" w:date="2025-05-14T16:48:00Z" w16du:dateUtc="2025-05-14T08:48:00Z">
        <w:r w:rsidR="000528AA">
          <w:rPr>
            <w:rFonts w:hint="eastAsia"/>
          </w:rPr>
          <w:t>在這次</w:t>
        </w:r>
      </w:ins>
      <w:r w:rsidR="008D3615">
        <w:rPr>
          <w:rFonts w:hint="eastAsia"/>
        </w:rPr>
        <w:t>備份</w:t>
      </w:r>
      <w:ins w:id="334" w:author="elvis_ting 丁士珉" w:date="2025-05-14T16:48:00Z" w16du:dateUtc="2025-05-14T08:48:00Z">
        <w:r w:rsidR="000528AA">
          <w:rPr>
            <w:rFonts w:hint="eastAsia"/>
          </w:rPr>
          <w:t>設定中開啟檔案系統備份</w:t>
        </w:r>
        <w:r w:rsidR="00927611">
          <w:rPr>
            <w:rFonts w:hint="eastAsia"/>
          </w:rPr>
          <w:t>，檔案系統備份</w:t>
        </w:r>
      </w:ins>
      <w:ins w:id="335" w:author="elvis_ting 丁士珉" w:date="2025-05-14T16:49:00Z" w16du:dateUtc="2025-05-14T08:49:00Z">
        <w:r w:rsidR="00382B11">
          <w:rPr>
            <w:rFonts w:hint="eastAsia"/>
          </w:rPr>
          <w:t>適用</w:t>
        </w:r>
        <w:r w:rsidR="008A6E30">
          <w:rPr>
            <w:rFonts w:hint="eastAsia"/>
          </w:rPr>
          <w:t>於大多數的</w:t>
        </w:r>
        <w:r w:rsidR="008A6E30">
          <w:rPr>
            <w:rFonts w:hint="eastAsia"/>
          </w:rPr>
          <w:t>Kubernetes</w:t>
        </w:r>
        <w:r w:rsidR="00382B11">
          <w:rPr>
            <w:rFonts w:hint="eastAsia"/>
          </w:rPr>
          <w:t>儲存</w:t>
        </w:r>
      </w:ins>
      <w:ins w:id="336" w:author="elvis_ting 丁士珉" w:date="2025-05-16T10:03:00Z" w16du:dateUtc="2025-05-16T02:03:00Z">
        <w:r w:rsidR="00B460D0">
          <w:rPr>
            <w:rFonts w:hint="eastAsia"/>
          </w:rPr>
          <w:t>卷</w:t>
        </w:r>
      </w:ins>
      <w:ins w:id="337" w:author="elvis_ting 丁士珉" w:date="2025-05-14T16:49:00Z" w16du:dateUtc="2025-05-14T08:49:00Z">
        <w:r w:rsidR="00382B11">
          <w:rPr>
            <w:rFonts w:hint="eastAsia"/>
          </w:rPr>
          <w:t>類型，但是可能會有</w:t>
        </w:r>
      </w:ins>
      <w:ins w:id="338" w:author="elvis_ting 丁士珉" w:date="2025-05-14T16:50:00Z" w16du:dateUtc="2025-05-14T08:50:00Z">
        <w:r w:rsidR="0012780D">
          <w:rPr>
            <w:rFonts w:hint="eastAsia"/>
          </w:rPr>
          <w:t>部分</w:t>
        </w:r>
      </w:ins>
      <w:ins w:id="339" w:author="elvis_ting 丁士珉" w:date="2025-05-14T16:49:00Z" w16du:dateUtc="2025-05-14T08:49:00Z">
        <w:r w:rsidR="00382B11">
          <w:rPr>
            <w:rFonts w:hint="eastAsia"/>
          </w:rPr>
          <w:t>備份資料不一致的問題，可以依照需求或是使用場景決定是否開啟</w:t>
        </w:r>
      </w:ins>
      <w:del w:id="340" w:author="elvis_ting 丁士珉" w:date="2025-05-14T16:48:00Z" w16du:dateUtc="2025-05-14T08:48:00Z">
        <w:r w:rsidR="008D3615" w:rsidDel="000528AA">
          <w:rPr>
            <w:rFonts w:hint="eastAsia"/>
          </w:rPr>
          <w:delText>指定</w:delText>
        </w:r>
        <w:r w:rsidR="00AB5FF4" w:rsidDel="000528AA">
          <w:rPr>
            <w:rFonts w:hint="eastAsia"/>
          </w:rPr>
          <w:delText>項目</w:delText>
        </w:r>
        <w:r w:rsidR="008D3615" w:rsidDel="000528AA">
          <w:rPr>
            <w:rFonts w:hint="eastAsia"/>
          </w:rPr>
          <w:delText>當中</w:delText>
        </w:r>
        <w:r w:rsidR="00B16351" w:rsidDel="000528AA">
          <w:rPr>
            <w:rFonts w:hint="eastAsia"/>
          </w:rPr>
          <w:delText>的</w:delText>
        </w:r>
        <w:r w:rsidR="00B16351" w:rsidDel="000528AA">
          <w:rPr>
            <w:rFonts w:hint="eastAsia"/>
          </w:rPr>
          <w:delText>pod</w:delText>
        </w:r>
        <w:r w:rsidR="00B16351" w:rsidDel="000528AA">
          <w:rPr>
            <w:rFonts w:hint="eastAsia"/>
          </w:rPr>
          <w:delText>所使用到的</w:delText>
        </w:r>
        <w:r w:rsidR="00B16351" w:rsidDel="000528AA">
          <w:rPr>
            <w:rFonts w:hint="eastAsia"/>
          </w:rPr>
          <w:delText>PVC</w:delText>
        </w:r>
      </w:del>
      <w:r w:rsidR="00B16351">
        <w:rPr>
          <w:rFonts w:hint="eastAsia"/>
        </w:rPr>
        <w:t>。</w:t>
      </w:r>
      <w:ins w:id="341" w:author="elvis_ting 丁士珉" w:date="2025-05-16T10:04:00Z" w16du:dateUtc="2025-05-16T02:04:00Z">
        <w:r w:rsidR="007C1A5C">
          <w:rPr>
            <w:rFonts w:hint="eastAsia"/>
          </w:rPr>
          <w:t>如果備份的項目中有</w:t>
        </w:r>
        <w:r w:rsidR="007C1A5C">
          <w:rPr>
            <w:rFonts w:hint="eastAsia"/>
          </w:rPr>
          <w:t>PV</w:t>
        </w:r>
        <w:r w:rsidR="007C1A5C">
          <w:rPr>
            <w:rFonts w:hint="eastAsia"/>
          </w:rPr>
          <w:t>且備份失敗時</w:t>
        </w:r>
      </w:ins>
      <w:ins w:id="342" w:author="elvis_ting 丁士珉" w:date="2025-05-16T10:06:00Z" w16du:dateUtc="2025-05-16T02:06:00Z">
        <w:r w:rsidR="008C7446">
          <w:rPr>
            <w:rFonts w:hint="eastAsia"/>
          </w:rPr>
          <w:t>，或是發現備份後的資料有稍微差異</w:t>
        </w:r>
        <w:r w:rsidR="003A5EA2">
          <w:rPr>
            <w:rFonts w:hint="eastAsia"/>
          </w:rPr>
          <w:t>的話</w:t>
        </w:r>
      </w:ins>
      <w:ins w:id="343" w:author="elvis_ting 丁士珉" w:date="2025-05-16T10:04:00Z" w16du:dateUtc="2025-05-16T02:04:00Z">
        <w:r w:rsidR="007C1A5C">
          <w:rPr>
            <w:rFonts w:hint="eastAsia"/>
          </w:rPr>
          <w:t>，可以</w:t>
        </w:r>
      </w:ins>
      <w:ins w:id="344" w:author="elvis_ting 丁士珉" w:date="2025-05-16T10:05:00Z" w16du:dateUtc="2025-05-16T02:05:00Z">
        <w:r w:rsidR="007C1A5C">
          <w:rPr>
            <w:rFonts w:hint="eastAsia"/>
          </w:rPr>
          <w:t>啟用或停用</w:t>
        </w:r>
      </w:ins>
      <w:ins w:id="345" w:author="elvis_ting 丁士珉" w:date="2025-05-16T10:04:00Z" w16du:dateUtc="2025-05-16T02:04:00Z">
        <w:r w:rsidR="007C1A5C">
          <w:rPr>
            <w:rFonts w:hint="eastAsia"/>
          </w:rPr>
          <w:t>此選項</w:t>
        </w:r>
      </w:ins>
      <w:ins w:id="346" w:author="elvis_ting 丁士珉" w:date="2025-05-16T10:05:00Z" w16du:dateUtc="2025-05-16T02:05:00Z">
        <w:r w:rsidR="00CB038D">
          <w:rPr>
            <w:rFonts w:hint="eastAsia"/>
          </w:rPr>
          <w:t>試試看。</w:t>
        </w:r>
      </w:ins>
    </w:p>
    <w:p w14:paraId="7D792EB7" w14:textId="2B1F0BC6" w:rsidR="008A5AEC" w:rsidRDefault="00A26BC6" w:rsidP="00D524BD">
      <w:pPr>
        <w:pStyle w:val="a7"/>
        <w:numPr>
          <w:ilvl w:val="0"/>
          <w:numId w:val="21"/>
        </w:numPr>
        <w:ind w:leftChars="0"/>
      </w:pPr>
      <w:bookmarkStart w:id="347" w:name="_Hlk198287106"/>
      <w:r>
        <w:rPr>
          <w:rFonts w:hint="eastAsia"/>
        </w:rPr>
        <w:t>備份檔案存活時間：設定備份檔案在儲存庫當中的存活時間。格式為數量加上</w:t>
      </w:r>
      <w:r w:rsidR="00105E8D">
        <w:rPr>
          <w:rFonts w:hint="eastAsia"/>
        </w:rPr>
        <w:t>時間</w:t>
      </w:r>
      <w:r>
        <w:rPr>
          <w:rFonts w:hint="eastAsia"/>
        </w:rPr>
        <w:t>單位，</w:t>
      </w:r>
      <w:r w:rsidR="005F0143">
        <w:rPr>
          <w:rFonts w:hint="eastAsia"/>
        </w:rPr>
        <w:t>可以使用的時間單位有：</w:t>
      </w:r>
      <w:ins w:id="348" w:author="elvis_ting 丁士珉" w:date="2025-05-16T10:07:00Z" w16du:dateUtc="2025-05-16T02:07:00Z">
        <w:r w:rsidR="00086168">
          <w:br/>
        </w:r>
      </w:ins>
      <w:ins w:id="349" w:author="elvis_ting 丁士珉" w:date="2025-05-16T10:09:00Z" w16du:dateUtc="2025-05-16T02:09:00Z">
        <w:r w:rsidR="001C596C">
          <w:rPr>
            <w:rFonts w:hint="eastAsia"/>
          </w:rPr>
          <w:t>「</w:t>
        </w:r>
      </w:ins>
      <w:del w:id="350" w:author="elvis_ting 丁士珉" w:date="2025-05-16T10:09:00Z" w16du:dateUtc="2025-05-16T02:09:00Z">
        <w:r w:rsidR="005F0143" w:rsidDel="001C596C">
          <w:delText>”</w:delText>
        </w:r>
      </w:del>
      <w:r w:rsidR="005F0143">
        <w:t>ns</w:t>
      </w:r>
      <w:ins w:id="351" w:author="elvis_ting 丁士珉" w:date="2025-05-16T10:09:00Z" w16du:dateUtc="2025-05-16T02:09:00Z">
        <w:r w:rsidR="001C596C">
          <w:rPr>
            <w:rFonts w:hint="eastAsia"/>
          </w:rPr>
          <w:t>」</w:t>
        </w:r>
      </w:ins>
      <w:del w:id="352" w:author="elvis_ting 丁士珉" w:date="2025-05-16T10:09:00Z" w16du:dateUtc="2025-05-16T02:09:00Z">
        <w:r w:rsidR="005F0143" w:rsidDel="001C596C">
          <w:delText>”</w:delText>
        </w:r>
      </w:del>
      <w:ins w:id="353" w:author="elvis_ting 丁士珉" w:date="2025-05-16T10:08:00Z" w16du:dateUtc="2025-05-16T02:08:00Z">
        <w:r w:rsidR="001C596C">
          <w:rPr>
            <w:rFonts w:hint="eastAsia"/>
          </w:rPr>
          <w:t>：</w:t>
        </w:r>
      </w:ins>
      <w:del w:id="354" w:author="elvis_ting 丁士珉" w:date="2025-05-16T10:08:00Z" w16du:dateUtc="2025-05-16T02:08:00Z">
        <w:r w:rsidR="005F0143">
          <w:rPr>
            <w:rFonts w:hint="eastAsia"/>
          </w:rPr>
          <w:delText>(</w:delText>
        </w:r>
      </w:del>
      <w:r w:rsidR="005F0143">
        <w:rPr>
          <w:rFonts w:hint="eastAsia"/>
        </w:rPr>
        <w:t>n</w:t>
      </w:r>
      <w:r w:rsidR="005F0143">
        <w:t>anosecond</w:t>
      </w:r>
      <w:del w:id="355" w:author="elvis_ting 丁士珉" w:date="2025-05-16T10:09:00Z" w16du:dateUtc="2025-05-16T02:09:00Z">
        <w:r w:rsidR="005F0143">
          <w:rPr>
            <w:rFonts w:hint="eastAsia"/>
          </w:rPr>
          <w:delText>)</w:delText>
        </w:r>
      </w:del>
      <w:ins w:id="356" w:author="elvis_ting 丁士珉" w:date="2025-05-16T10:08:00Z" w16du:dateUtc="2025-05-16T02:08:00Z">
        <w:r w:rsidR="001C596C">
          <w:br/>
        </w:r>
      </w:ins>
      <w:del w:id="357" w:author="elvis_ting 丁士珉" w:date="2025-05-16T10:08:00Z" w16du:dateUtc="2025-05-16T02:08:00Z">
        <w:r w:rsidR="00AB5FF4" w:rsidDel="001C596C">
          <w:rPr>
            <w:rFonts w:hint="eastAsia"/>
          </w:rPr>
          <w:delText>、</w:delText>
        </w:r>
      </w:del>
      <w:ins w:id="358" w:author="elvis_ting 丁士珉" w:date="2025-05-16T10:09:00Z" w16du:dateUtc="2025-05-16T02:09:00Z">
        <w:r w:rsidR="001C596C">
          <w:rPr>
            <w:rFonts w:hint="eastAsia"/>
          </w:rPr>
          <w:t>「</w:t>
        </w:r>
      </w:ins>
      <w:del w:id="359" w:author="elvis_ting 丁士珉" w:date="2025-05-16T10:09:00Z" w16du:dateUtc="2025-05-16T02:09:00Z">
        <w:r w:rsidR="005F0143">
          <w:delText>”</w:delText>
        </w:r>
      </w:del>
      <w:r w:rsidR="005F0143">
        <w:t>us</w:t>
      </w:r>
      <w:ins w:id="360" w:author="elvis_ting 丁士珉" w:date="2025-05-16T10:09:00Z" w16du:dateUtc="2025-05-16T02:09:00Z">
        <w:r w:rsidR="001C596C">
          <w:rPr>
            <w:rFonts w:hint="eastAsia"/>
          </w:rPr>
          <w:t>」</w:t>
        </w:r>
      </w:ins>
      <w:del w:id="361" w:author="elvis_ting 丁士珉" w:date="2025-05-16T10:09:00Z" w16du:dateUtc="2025-05-16T02:09:00Z">
        <w:r w:rsidR="005F0143" w:rsidDel="001C596C">
          <w:delText>”</w:delText>
        </w:r>
      </w:del>
      <w:ins w:id="362" w:author="elvis_ting 丁士珉" w:date="2025-05-16T10:08:00Z" w16du:dateUtc="2025-05-16T02:08:00Z">
        <w:r w:rsidR="001C596C">
          <w:rPr>
            <w:rFonts w:hint="eastAsia"/>
          </w:rPr>
          <w:t>：</w:t>
        </w:r>
      </w:ins>
      <w:del w:id="363" w:author="elvis_ting 丁士珉" w:date="2025-05-16T10:08:00Z" w16du:dateUtc="2025-05-16T02:08:00Z">
        <w:r w:rsidR="005F0143">
          <w:delText>(</w:delText>
        </w:r>
      </w:del>
      <w:r w:rsidR="005F0143">
        <w:t>microsecond</w:t>
      </w:r>
      <w:del w:id="364" w:author="elvis_ting 丁士珉" w:date="2025-05-16T10:09:00Z" w16du:dateUtc="2025-05-16T02:09:00Z">
        <w:r w:rsidR="005F0143">
          <w:delText>)</w:delText>
        </w:r>
      </w:del>
      <w:ins w:id="365" w:author="elvis_ting 丁士珉" w:date="2025-05-16T10:08:00Z" w16du:dateUtc="2025-05-16T02:08:00Z">
        <w:r w:rsidR="001C596C">
          <w:br/>
        </w:r>
      </w:ins>
      <w:del w:id="366" w:author="elvis_ting 丁士珉" w:date="2025-05-16T10:08:00Z" w16du:dateUtc="2025-05-16T02:08:00Z">
        <w:r w:rsidR="00AB5FF4" w:rsidDel="001C596C">
          <w:rPr>
            <w:rFonts w:hint="eastAsia"/>
          </w:rPr>
          <w:delText>、</w:delText>
        </w:r>
      </w:del>
      <w:ins w:id="367" w:author="elvis_ting 丁士珉" w:date="2025-05-16T10:09:00Z" w16du:dateUtc="2025-05-16T02:09:00Z">
        <w:r w:rsidR="001C596C">
          <w:rPr>
            <w:rFonts w:hint="eastAsia"/>
          </w:rPr>
          <w:t>「</w:t>
        </w:r>
      </w:ins>
      <w:del w:id="368" w:author="elvis_ting 丁士珉" w:date="2025-05-16T10:09:00Z" w16du:dateUtc="2025-05-16T02:09:00Z">
        <w:r w:rsidR="005F0143">
          <w:delText>”</w:delText>
        </w:r>
      </w:del>
      <w:proofErr w:type="spellStart"/>
      <w:r w:rsidR="005F0143">
        <w:t>ms</w:t>
      </w:r>
      <w:proofErr w:type="spellEnd"/>
      <w:ins w:id="369" w:author="elvis_ting 丁士珉" w:date="2025-05-16T10:09:00Z" w16du:dateUtc="2025-05-16T02:09:00Z">
        <w:r w:rsidR="001C596C">
          <w:rPr>
            <w:rFonts w:hint="eastAsia"/>
          </w:rPr>
          <w:t>」</w:t>
        </w:r>
      </w:ins>
      <w:del w:id="370" w:author="elvis_ting 丁士珉" w:date="2025-05-16T10:08:00Z" w16du:dateUtc="2025-05-16T02:08:00Z">
        <w:r w:rsidR="005F0143" w:rsidDel="001C596C">
          <w:delText>”</w:delText>
        </w:r>
      </w:del>
      <w:ins w:id="371" w:author="elvis_ting 丁士珉" w:date="2025-05-16T10:08:00Z" w16du:dateUtc="2025-05-16T02:08:00Z">
        <w:r w:rsidR="001C596C">
          <w:rPr>
            <w:rFonts w:hint="eastAsia"/>
          </w:rPr>
          <w:t>：</w:t>
        </w:r>
      </w:ins>
      <w:del w:id="372" w:author="elvis_ting 丁士珉" w:date="2025-05-16T10:08:00Z" w16du:dateUtc="2025-05-16T02:08:00Z">
        <w:r w:rsidR="005F0143">
          <w:delText>(</w:delText>
        </w:r>
      </w:del>
      <w:r w:rsidR="005F0143">
        <w:t>millisecond</w:t>
      </w:r>
      <w:del w:id="373" w:author="elvis_ting 丁士珉" w:date="2025-05-16T10:08:00Z" w16du:dateUtc="2025-05-16T02:08:00Z">
        <w:r w:rsidR="005F0143">
          <w:delText>)</w:delText>
        </w:r>
      </w:del>
      <w:ins w:id="374" w:author="elvis_ting 丁士珉" w:date="2025-05-16T10:08:00Z" w16du:dateUtc="2025-05-16T02:08:00Z">
        <w:r w:rsidR="001C596C">
          <w:br/>
        </w:r>
      </w:ins>
      <w:del w:id="375" w:author="elvis_ting 丁士珉" w:date="2025-05-16T10:08:00Z" w16du:dateUtc="2025-05-16T02:08:00Z">
        <w:r w:rsidR="00AB5FF4" w:rsidDel="001C596C">
          <w:rPr>
            <w:rFonts w:hint="eastAsia"/>
          </w:rPr>
          <w:delText>、</w:delText>
        </w:r>
      </w:del>
      <w:ins w:id="376" w:author="elvis_ting 丁士珉" w:date="2025-05-16T10:09:00Z" w16du:dateUtc="2025-05-16T02:09:00Z">
        <w:r w:rsidR="001C596C">
          <w:rPr>
            <w:rFonts w:hint="eastAsia"/>
          </w:rPr>
          <w:t>「</w:t>
        </w:r>
      </w:ins>
      <w:del w:id="377" w:author="elvis_ting 丁士珉" w:date="2025-05-16T10:09:00Z" w16du:dateUtc="2025-05-16T02:09:00Z">
        <w:r w:rsidR="005F0143">
          <w:delText>”</w:delText>
        </w:r>
      </w:del>
      <w:r w:rsidR="005F0143">
        <w:t>s</w:t>
      </w:r>
      <w:ins w:id="378" w:author="elvis_ting 丁士珉" w:date="2025-05-16T10:09:00Z" w16du:dateUtc="2025-05-16T02:09:00Z">
        <w:r w:rsidR="001C596C">
          <w:rPr>
            <w:rFonts w:hint="eastAsia"/>
          </w:rPr>
          <w:t>」</w:t>
        </w:r>
      </w:ins>
      <w:ins w:id="379" w:author="elvis_ting 丁士珉" w:date="2025-05-16T10:08:00Z" w16du:dateUtc="2025-05-16T02:08:00Z">
        <w:r w:rsidR="001C596C">
          <w:rPr>
            <w:rFonts w:hint="eastAsia"/>
          </w:rPr>
          <w:t>：</w:t>
        </w:r>
      </w:ins>
      <w:del w:id="380" w:author="elvis_ting 丁士珉" w:date="2025-05-16T10:08:00Z" w16du:dateUtc="2025-05-16T02:08:00Z">
        <w:r w:rsidR="005F0143">
          <w:delText>”(</w:delText>
        </w:r>
      </w:del>
      <w:r w:rsidR="005F0143">
        <w:t>second</w:t>
      </w:r>
      <w:del w:id="381" w:author="elvis_ting 丁士珉" w:date="2025-05-16T10:08:00Z" w16du:dateUtc="2025-05-16T02:08:00Z">
        <w:r w:rsidR="005F0143">
          <w:delText>)</w:delText>
        </w:r>
      </w:del>
      <w:ins w:id="382" w:author="elvis_ting 丁士珉" w:date="2025-05-16T10:08:00Z" w16du:dateUtc="2025-05-16T02:08:00Z">
        <w:r w:rsidR="001C596C">
          <w:br/>
        </w:r>
      </w:ins>
      <w:del w:id="383" w:author="elvis_ting 丁士珉" w:date="2025-05-16T10:08:00Z" w16du:dateUtc="2025-05-16T02:08:00Z">
        <w:r w:rsidR="00AB5FF4" w:rsidDel="001C596C">
          <w:rPr>
            <w:rFonts w:hint="eastAsia"/>
          </w:rPr>
          <w:delText>、</w:delText>
        </w:r>
      </w:del>
      <w:ins w:id="384" w:author="elvis_ting 丁士珉" w:date="2025-05-16T10:09:00Z" w16du:dateUtc="2025-05-16T02:09:00Z">
        <w:r w:rsidR="001C596C">
          <w:rPr>
            <w:rFonts w:hint="eastAsia"/>
          </w:rPr>
          <w:t>「</w:t>
        </w:r>
      </w:ins>
      <w:del w:id="385" w:author="elvis_ting 丁士珉" w:date="2025-05-16T10:09:00Z" w16du:dateUtc="2025-05-16T02:09:00Z">
        <w:r w:rsidR="005F0143">
          <w:delText>”</w:delText>
        </w:r>
      </w:del>
      <w:r w:rsidR="005F0143">
        <w:t>m</w:t>
      </w:r>
      <w:ins w:id="386" w:author="elvis_ting 丁士珉" w:date="2025-05-16T10:09:00Z" w16du:dateUtc="2025-05-16T02:09:00Z">
        <w:r w:rsidR="001C596C">
          <w:rPr>
            <w:rFonts w:hint="eastAsia"/>
          </w:rPr>
          <w:t>」</w:t>
        </w:r>
      </w:ins>
      <w:ins w:id="387" w:author="elvis_ting 丁士珉" w:date="2025-05-16T10:08:00Z" w16du:dateUtc="2025-05-16T02:08:00Z">
        <w:r w:rsidR="001C596C">
          <w:rPr>
            <w:rFonts w:hint="eastAsia"/>
          </w:rPr>
          <w:t>：</w:t>
        </w:r>
      </w:ins>
      <w:del w:id="388" w:author="elvis_ting 丁士珉" w:date="2025-05-16T10:08:00Z" w16du:dateUtc="2025-05-16T02:08:00Z">
        <w:r w:rsidR="005F0143">
          <w:delText>”(</w:delText>
        </w:r>
      </w:del>
      <w:r w:rsidR="005F0143">
        <w:t>minute</w:t>
      </w:r>
      <w:del w:id="389" w:author="elvis_ting 丁士珉" w:date="2025-05-16T10:08:00Z" w16du:dateUtc="2025-05-16T02:08:00Z">
        <w:r w:rsidR="005F0143">
          <w:delText>)</w:delText>
        </w:r>
      </w:del>
      <w:ins w:id="390" w:author="elvis_ting 丁士珉" w:date="2025-05-16T10:08:00Z" w16du:dateUtc="2025-05-16T02:08:00Z">
        <w:r w:rsidR="001C596C">
          <w:br/>
        </w:r>
      </w:ins>
      <w:del w:id="391" w:author="elvis_ting 丁士珉" w:date="2025-05-16T10:08:00Z" w16du:dateUtc="2025-05-16T02:08:00Z">
        <w:r w:rsidR="00AB5FF4" w:rsidDel="001C596C">
          <w:rPr>
            <w:rFonts w:hint="eastAsia"/>
          </w:rPr>
          <w:delText>、</w:delText>
        </w:r>
      </w:del>
      <w:ins w:id="392" w:author="elvis_ting 丁士珉" w:date="2025-05-16T10:09:00Z" w16du:dateUtc="2025-05-16T02:09:00Z">
        <w:r w:rsidR="001C596C">
          <w:rPr>
            <w:rFonts w:hint="eastAsia"/>
          </w:rPr>
          <w:t>「</w:t>
        </w:r>
      </w:ins>
      <w:del w:id="393" w:author="elvis_ting 丁士珉" w:date="2025-05-16T10:09:00Z" w16du:dateUtc="2025-05-16T02:09:00Z">
        <w:r w:rsidR="005F0143">
          <w:delText>”</w:delText>
        </w:r>
      </w:del>
      <w:r w:rsidR="005F0143">
        <w:t>h</w:t>
      </w:r>
      <w:ins w:id="394" w:author="elvis_ting 丁士珉" w:date="2025-05-16T10:09:00Z" w16du:dateUtc="2025-05-16T02:09:00Z">
        <w:r w:rsidR="001C596C">
          <w:rPr>
            <w:rFonts w:hint="eastAsia"/>
          </w:rPr>
          <w:t>」</w:t>
        </w:r>
      </w:ins>
      <w:ins w:id="395" w:author="elvis_ting 丁士珉" w:date="2025-05-16T10:08:00Z" w16du:dateUtc="2025-05-16T02:08:00Z">
        <w:r w:rsidR="001C596C">
          <w:rPr>
            <w:rFonts w:hint="eastAsia"/>
          </w:rPr>
          <w:t>：</w:t>
        </w:r>
      </w:ins>
      <w:del w:id="396" w:author="elvis_ting 丁士珉" w:date="2025-05-16T10:08:00Z" w16du:dateUtc="2025-05-16T02:08:00Z">
        <w:r w:rsidR="005F0143">
          <w:delText>”(</w:delText>
        </w:r>
      </w:del>
      <w:r w:rsidR="005F0143">
        <w:t>hour</w:t>
      </w:r>
      <w:del w:id="397" w:author="elvis_ting 丁士珉" w:date="2025-05-16T10:08:00Z" w16du:dateUtc="2025-05-16T02:08:00Z">
        <w:r w:rsidR="005F0143">
          <w:delText>)</w:delText>
        </w:r>
      </w:del>
      <w:ins w:id="398" w:author="elvis_ting 丁士珉" w:date="2025-05-16T10:08:00Z" w16du:dateUtc="2025-05-16T02:08:00Z">
        <w:r w:rsidR="001C596C">
          <w:br/>
        </w:r>
      </w:ins>
      <w:del w:id="399" w:author="elvis_ting 丁士珉" w:date="2025-05-16T10:08:00Z" w16du:dateUtc="2025-05-16T02:08:00Z">
        <w:r w:rsidR="00AB5FF4">
          <w:rPr>
            <w:rFonts w:hint="eastAsia"/>
          </w:rPr>
          <w:delText>。</w:delText>
        </w:r>
      </w:del>
      <w:r w:rsidR="0054470B">
        <w:rPr>
          <w:rFonts w:hint="eastAsia"/>
        </w:rPr>
        <w:t>數量不得為負數，可以是分數</w:t>
      </w:r>
      <w:r w:rsidR="0054470B">
        <w:rPr>
          <w:rFonts w:hint="eastAsia"/>
        </w:rPr>
        <w:t>(0.XXX</w:t>
      </w:r>
      <w:r w:rsidR="0054470B">
        <w:rPr>
          <w:rFonts w:hint="eastAsia"/>
        </w:rPr>
        <w:t>、</w:t>
      </w:r>
      <w:r w:rsidR="0054470B">
        <w:rPr>
          <w:rFonts w:hint="eastAsia"/>
        </w:rPr>
        <w:t>X</w:t>
      </w:r>
      <w:r w:rsidR="0054470B">
        <w:t>X</w:t>
      </w:r>
      <w:r w:rsidR="0054470B">
        <w:rPr>
          <w:rFonts w:hint="eastAsia"/>
        </w:rPr>
        <w:t>X.</w:t>
      </w:r>
      <w:r w:rsidR="0054470B">
        <w:t>XXX</w:t>
      </w:r>
      <w:r w:rsidR="0054470B">
        <w:rPr>
          <w:rFonts w:hint="eastAsia"/>
        </w:rPr>
        <w:t>)</w:t>
      </w:r>
      <w:r w:rsidR="0054470B">
        <w:rPr>
          <w:rFonts w:hint="eastAsia"/>
        </w:rPr>
        <w:t>，也可以是大於下一個時間單位的數量。可以是多個數量與單位的組合</w:t>
      </w:r>
      <w:ins w:id="400" w:author="elvis_ting 丁士珉" w:date="2025-05-14T16:58:00Z" w16du:dateUtc="2025-05-14T08:58:00Z">
        <w:r w:rsidR="00E93C71">
          <w:rPr>
            <w:rFonts w:hint="eastAsia"/>
          </w:rPr>
          <w:t>，</w:t>
        </w:r>
      </w:ins>
      <w:ins w:id="401" w:author="elvis_ting 丁士珉" w:date="2025-05-14T16:59:00Z" w16du:dateUtc="2025-05-14T08:59:00Z">
        <w:r w:rsidR="000F680A">
          <w:rPr>
            <w:rFonts w:hint="eastAsia"/>
          </w:rPr>
          <w:t>沒有輸入的話會使用預設值</w:t>
        </w:r>
      </w:ins>
      <w:ins w:id="402" w:author="elvis_ting 丁士珉" w:date="2025-05-14T16:58:00Z" w16du:dateUtc="2025-05-14T08:58:00Z">
        <w:r w:rsidR="000F680A">
          <w:rPr>
            <w:rFonts w:hint="eastAsia"/>
          </w:rPr>
          <w:t>720</w:t>
        </w:r>
        <w:r w:rsidR="000F680A">
          <w:t>h</w:t>
        </w:r>
        <w:r w:rsidR="000F680A">
          <w:rPr>
            <w:rFonts w:hint="eastAsia"/>
          </w:rPr>
          <w:t>(720</w:t>
        </w:r>
        <w:r w:rsidR="000F680A">
          <w:rPr>
            <w:rFonts w:hint="eastAsia"/>
          </w:rPr>
          <w:t>小時</w:t>
        </w:r>
        <w:r w:rsidR="000F680A">
          <w:rPr>
            <w:rFonts w:hint="eastAsia"/>
          </w:rPr>
          <w:t>)</w:t>
        </w:r>
      </w:ins>
      <w:ins w:id="403" w:author="elvis_ting 丁士珉" w:date="2025-05-14T16:59:00Z" w16du:dateUtc="2025-05-14T08:59:00Z">
        <w:r w:rsidR="000F680A">
          <w:rPr>
            <w:rFonts w:hint="eastAsia"/>
          </w:rPr>
          <w:t>，也就是</w:t>
        </w:r>
        <w:r w:rsidR="000F680A">
          <w:rPr>
            <w:rFonts w:hint="eastAsia"/>
          </w:rPr>
          <w:t>30</w:t>
        </w:r>
        <w:r w:rsidR="000F680A">
          <w:rPr>
            <w:rFonts w:hint="eastAsia"/>
          </w:rPr>
          <w:t>天</w:t>
        </w:r>
      </w:ins>
      <w:r w:rsidR="0054470B">
        <w:rPr>
          <w:rFonts w:hint="eastAsia"/>
        </w:rPr>
        <w:t>。</w:t>
      </w:r>
      <w:r w:rsidR="00D60436">
        <w:rPr>
          <w:rFonts w:hint="eastAsia"/>
        </w:rPr>
        <w:t>以下是可以</w:t>
      </w:r>
      <w:ins w:id="404" w:author="elvis_ting 丁士珉" w:date="2025-05-14T16:56:00Z" w16du:dateUtc="2025-05-14T08:56:00Z">
        <w:r w:rsidR="00B43A80">
          <w:rPr>
            <w:rFonts w:hint="eastAsia"/>
          </w:rPr>
          <w:t>接受</w:t>
        </w:r>
      </w:ins>
      <w:del w:id="405" w:author="elvis_ting 丁士珉" w:date="2025-05-14T16:56:00Z" w16du:dateUtc="2025-05-14T08:56:00Z">
        <w:r w:rsidR="00D60436">
          <w:rPr>
            <w:rFonts w:hint="eastAsia"/>
          </w:rPr>
          <w:delText>使用</w:delText>
        </w:r>
      </w:del>
      <w:r w:rsidR="00D60436">
        <w:rPr>
          <w:rFonts w:hint="eastAsia"/>
        </w:rPr>
        <w:t>的</w:t>
      </w:r>
      <w:ins w:id="406" w:author="elvis_ting 丁士珉" w:date="2025-05-14T16:58:00Z" w16du:dateUtc="2025-05-14T08:58:00Z">
        <w:r w:rsidR="00E93C71">
          <w:rPr>
            <w:rFonts w:hint="eastAsia"/>
          </w:rPr>
          <w:t>輸入</w:t>
        </w:r>
      </w:ins>
      <w:r w:rsidR="00D60436">
        <w:rPr>
          <w:rFonts w:hint="eastAsia"/>
        </w:rPr>
        <w:t>範例</w:t>
      </w:r>
      <w:ins w:id="407" w:author="elvis_ting 丁士珉" w:date="2025-05-14T16:57:00Z" w16du:dateUtc="2025-05-14T08:57:00Z">
        <w:r w:rsidR="00E93C71">
          <w:rPr>
            <w:rFonts w:hint="eastAsia"/>
          </w:rPr>
          <w:t>：</w:t>
        </w:r>
      </w:ins>
      <w:ins w:id="408" w:author="elvis_ting 丁士珉" w:date="2025-05-14T16:56:00Z" w16du:dateUtc="2025-05-14T08:56:00Z">
        <w:r w:rsidR="00E93C71">
          <w:br/>
        </w:r>
      </w:ins>
      <w:ins w:id="409" w:author="elvis_ting 丁士珉" w:date="2025-05-16T10:09:00Z" w16du:dateUtc="2025-05-16T02:09:00Z">
        <w:r w:rsidR="00727220">
          <w:rPr>
            <w:rFonts w:hint="eastAsia"/>
          </w:rPr>
          <w:t>「</w:t>
        </w:r>
      </w:ins>
      <w:del w:id="410" w:author="elvis_ting 丁士珉" w:date="2025-05-14T16:56:00Z" w16du:dateUtc="2025-05-14T08:56:00Z">
        <w:r w:rsidR="00D60436">
          <w:rPr>
            <w:rFonts w:hint="eastAsia"/>
          </w:rPr>
          <w:delText>：</w:delText>
        </w:r>
      </w:del>
      <w:del w:id="411" w:author="elvis_ting 丁士珉" w:date="2025-05-16T10:09:00Z" w16du:dateUtc="2025-05-16T02:09:00Z">
        <w:r w:rsidR="00EB1D96">
          <w:delText>”</w:delText>
        </w:r>
      </w:del>
      <w:r w:rsidR="00EB1D96" w:rsidRPr="007D04E5">
        <w:t>30h</w:t>
      </w:r>
      <w:ins w:id="412" w:author="elvis_ting 丁士珉" w:date="2025-05-16T10:09:00Z" w16du:dateUtc="2025-05-16T02:09:00Z">
        <w:r w:rsidR="00727220">
          <w:rPr>
            <w:rFonts w:hint="eastAsia"/>
          </w:rPr>
          <w:t>」</w:t>
        </w:r>
      </w:ins>
      <w:del w:id="413" w:author="elvis_ting 丁士珉" w:date="2025-05-16T10:09:00Z" w16du:dateUtc="2025-05-16T02:09:00Z">
        <w:r w:rsidR="00EB1D96" w:rsidDel="00727220">
          <w:delText>”</w:delText>
        </w:r>
      </w:del>
      <w:ins w:id="414" w:author="elvis_ting 丁士珉" w:date="2025-05-14T16:58:00Z" w16du:dateUtc="2025-05-14T08:58:00Z">
        <w:r w:rsidR="00E93C71">
          <w:rPr>
            <w:rFonts w:hint="eastAsia"/>
          </w:rPr>
          <w:t>：</w:t>
        </w:r>
      </w:ins>
      <w:ins w:id="415" w:author="elvis_ting 丁士珉" w:date="2025-05-14T16:56:00Z" w16du:dateUtc="2025-05-14T08:56:00Z">
        <w:r w:rsidR="00E93C71">
          <w:rPr>
            <w:rFonts w:hint="eastAsia"/>
          </w:rPr>
          <w:t>代表</w:t>
        </w:r>
        <w:r w:rsidR="00E93C71">
          <w:rPr>
            <w:rFonts w:hint="eastAsia"/>
          </w:rPr>
          <w:t>30</w:t>
        </w:r>
        <w:r w:rsidR="00E93C71">
          <w:rPr>
            <w:rFonts w:hint="eastAsia"/>
          </w:rPr>
          <w:t>個小時</w:t>
        </w:r>
      </w:ins>
      <w:ins w:id="416" w:author="elvis_ting 丁士珉" w:date="2025-05-14T16:57:00Z" w16du:dateUtc="2025-05-14T08:57:00Z">
        <w:r w:rsidR="00E93C71">
          <w:rPr>
            <w:rFonts w:hint="eastAsia"/>
          </w:rPr>
          <w:t>。</w:t>
        </w:r>
      </w:ins>
      <w:del w:id="417" w:author="elvis_ting 丁士珉" w:date="2025-05-14T16:57:00Z" w16du:dateUtc="2025-05-14T08:57:00Z">
        <w:r w:rsidR="00EB1D96" w:rsidRPr="007D04E5" w:rsidDel="00E93C71">
          <w:delText>,</w:delText>
        </w:r>
      </w:del>
      <w:ins w:id="418" w:author="elvis_ting 丁士珉" w:date="2025-05-14T16:56:00Z" w16du:dateUtc="2025-05-14T08:56:00Z">
        <w:r w:rsidR="00E93C71">
          <w:br/>
        </w:r>
      </w:ins>
      <w:ins w:id="419" w:author="elvis_ting 丁士珉" w:date="2025-05-16T10:09:00Z" w16du:dateUtc="2025-05-16T02:09:00Z">
        <w:r w:rsidR="00727220">
          <w:rPr>
            <w:rFonts w:hint="eastAsia"/>
          </w:rPr>
          <w:t>「</w:t>
        </w:r>
      </w:ins>
      <w:del w:id="420" w:author="elvis_ting 丁士珉" w:date="2025-05-14T16:56:00Z" w16du:dateUtc="2025-05-14T08:56:00Z">
        <w:r w:rsidR="00EB1D96" w:rsidRPr="007D04E5">
          <w:delText xml:space="preserve"> </w:delText>
        </w:r>
      </w:del>
      <w:del w:id="421" w:author="elvis_ting 丁士珉" w:date="2025-05-16T10:09:00Z" w16du:dateUtc="2025-05-16T02:09:00Z">
        <w:r w:rsidR="00EB1D96">
          <w:delText>“</w:delText>
        </w:r>
      </w:del>
      <w:r w:rsidR="00972B57">
        <w:rPr>
          <w:rFonts w:hint="eastAsia"/>
        </w:rPr>
        <w:t>2h</w:t>
      </w:r>
      <w:r w:rsidR="00EB1D96" w:rsidRPr="007D04E5">
        <w:t>25m50s</w:t>
      </w:r>
      <w:ins w:id="422" w:author="elvis_ting 丁士珉" w:date="2025-05-16T10:09:00Z" w16du:dateUtc="2025-05-16T02:09:00Z">
        <w:r w:rsidR="00727220">
          <w:rPr>
            <w:rFonts w:hint="eastAsia"/>
          </w:rPr>
          <w:t>」</w:t>
        </w:r>
      </w:ins>
      <w:del w:id="423" w:author="elvis_ting 丁士珉" w:date="2025-05-16T10:09:00Z" w16du:dateUtc="2025-05-16T02:09:00Z">
        <w:r w:rsidR="00EB1D96" w:rsidDel="00727220">
          <w:delText>”</w:delText>
        </w:r>
      </w:del>
      <w:ins w:id="424" w:author="elvis_ting 丁士珉" w:date="2025-05-14T16:58:00Z" w16du:dateUtc="2025-05-14T08:58:00Z">
        <w:r w:rsidR="00E93C71">
          <w:rPr>
            <w:rFonts w:hint="eastAsia"/>
          </w:rPr>
          <w:t>：</w:t>
        </w:r>
      </w:ins>
      <w:ins w:id="425" w:author="elvis_ting 丁士珉" w:date="2025-05-14T16:57:00Z" w16du:dateUtc="2025-05-14T08:57:00Z">
        <w:r w:rsidR="00E93C71">
          <w:rPr>
            <w:rFonts w:hint="eastAsia"/>
          </w:rPr>
          <w:t>代表</w:t>
        </w:r>
        <w:r w:rsidR="00E93C71">
          <w:rPr>
            <w:rFonts w:hint="eastAsia"/>
          </w:rPr>
          <w:t>2</w:t>
        </w:r>
        <w:r w:rsidR="00E93C71">
          <w:rPr>
            <w:rFonts w:hint="eastAsia"/>
          </w:rPr>
          <w:t>小時</w:t>
        </w:r>
        <w:r w:rsidR="00E93C71">
          <w:rPr>
            <w:rFonts w:hint="eastAsia"/>
          </w:rPr>
          <w:t>25</w:t>
        </w:r>
        <w:r w:rsidR="00E93C71">
          <w:rPr>
            <w:rFonts w:hint="eastAsia"/>
          </w:rPr>
          <w:t>分鐘</w:t>
        </w:r>
        <w:r w:rsidR="00E93C71">
          <w:rPr>
            <w:rFonts w:hint="eastAsia"/>
          </w:rPr>
          <w:t>50</w:t>
        </w:r>
        <w:r w:rsidR="00E93C71">
          <w:rPr>
            <w:rFonts w:hint="eastAsia"/>
          </w:rPr>
          <w:t>秒。</w:t>
        </w:r>
      </w:ins>
      <w:del w:id="426" w:author="elvis_ting 丁士珉" w:date="2025-05-14T16:57:00Z" w16du:dateUtc="2025-05-14T08:57:00Z">
        <w:r w:rsidR="00EB1D96" w:rsidRPr="007D04E5" w:rsidDel="00E93C71">
          <w:delText>,</w:delText>
        </w:r>
      </w:del>
      <w:ins w:id="427" w:author="elvis_ting 丁士珉" w:date="2025-05-14T16:56:00Z" w16du:dateUtc="2025-05-14T08:56:00Z">
        <w:r w:rsidR="00E93C71">
          <w:br/>
        </w:r>
      </w:ins>
      <w:ins w:id="428" w:author="elvis_ting 丁士珉" w:date="2025-05-16T10:10:00Z" w16du:dateUtc="2025-05-16T02:10:00Z">
        <w:r w:rsidR="00727220">
          <w:rPr>
            <w:rFonts w:hint="eastAsia"/>
          </w:rPr>
          <w:lastRenderedPageBreak/>
          <w:t>「</w:t>
        </w:r>
      </w:ins>
      <w:del w:id="429" w:author="elvis_ting 丁士珉" w:date="2025-05-14T16:56:00Z" w16du:dateUtc="2025-05-14T08:56:00Z">
        <w:r w:rsidR="00EB1D96" w:rsidRPr="007D04E5">
          <w:delText xml:space="preserve"> </w:delText>
        </w:r>
      </w:del>
      <w:del w:id="430" w:author="elvis_ting 丁士珉" w:date="2025-05-16T10:10:00Z" w16du:dateUtc="2025-05-16T02:10:00Z">
        <w:r w:rsidR="00EB1D96">
          <w:delText>“</w:delText>
        </w:r>
      </w:del>
      <w:r w:rsidR="00EB1D96">
        <w:t>5</w:t>
      </w:r>
      <w:r w:rsidR="00EB1D96" w:rsidRPr="007D04E5">
        <w:t>.3h</w:t>
      </w:r>
      <w:ins w:id="431" w:author="elvis_ting 丁士珉" w:date="2025-05-16T10:09:00Z" w16du:dateUtc="2025-05-16T02:09:00Z">
        <w:r w:rsidR="00727220">
          <w:rPr>
            <w:rFonts w:hint="eastAsia"/>
          </w:rPr>
          <w:t>」</w:t>
        </w:r>
      </w:ins>
      <w:del w:id="432" w:author="elvis_ting 丁士珉" w:date="2025-05-16T10:09:00Z" w16du:dateUtc="2025-05-16T02:09:00Z">
        <w:r w:rsidR="00EB1D96" w:rsidDel="00727220">
          <w:delText>”</w:delText>
        </w:r>
      </w:del>
      <w:ins w:id="433" w:author="elvis_ting 丁士珉" w:date="2025-05-14T16:58:00Z" w16du:dateUtc="2025-05-14T08:58:00Z">
        <w:r w:rsidR="00E93C71">
          <w:rPr>
            <w:rFonts w:hint="eastAsia"/>
          </w:rPr>
          <w:t>：代表</w:t>
        </w:r>
        <w:r w:rsidR="00E93C71">
          <w:rPr>
            <w:rFonts w:hint="eastAsia"/>
          </w:rPr>
          <w:t>5.3</w:t>
        </w:r>
        <w:r w:rsidR="00E93C71">
          <w:rPr>
            <w:rFonts w:hint="eastAsia"/>
          </w:rPr>
          <w:t>小時</w:t>
        </w:r>
      </w:ins>
      <w:ins w:id="434" w:author="elvis_ting 丁士珉" w:date="2025-05-14T17:00:00Z" w16du:dateUtc="2025-05-14T09:00:00Z">
        <w:r w:rsidR="00293FB1">
          <w:rPr>
            <w:rFonts w:hint="eastAsia"/>
          </w:rPr>
          <w:t>，也就是</w:t>
        </w:r>
        <w:r w:rsidR="00765762">
          <w:rPr>
            <w:rFonts w:hint="eastAsia"/>
          </w:rPr>
          <w:t>318</w:t>
        </w:r>
        <w:r w:rsidR="00765762">
          <w:rPr>
            <w:rFonts w:hint="eastAsia"/>
          </w:rPr>
          <w:t>分鐘</w:t>
        </w:r>
      </w:ins>
      <w:ins w:id="435" w:author="elvis_ting 丁士珉" w:date="2025-05-14T16:59:00Z" w16du:dateUtc="2025-05-14T08:59:00Z">
        <w:r w:rsidR="00293FB1">
          <w:rPr>
            <w:rFonts w:hint="eastAsia"/>
          </w:rPr>
          <w:t>。</w:t>
        </w:r>
      </w:ins>
      <w:del w:id="436" w:author="elvis_ting 丁士珉" w:date="2025-05-14T16:58:00Z" w16du:dateUtc="2025-05-14T08:58:00Z">
        <w:r w:rsidR="00EB1D96" w:rsidRPr="007D04E5" w:rsidDel="00E93C71">
          <w:delText>,</w:delText>
        </w:r>
      </w:del>
      <w:ins w:id="437" w:author="elvis_ting 丁士珉" w:date="2025-05-14T16:57:00Z" w16du:dateUtc="2025-05-14T08:57:00Z">
        <w:r w:rsidR="00E93C71">
          <w:br/>
        </w:r>
      </w:ins>
      <w:ins w:id="438" w:author="elvis_ting 丁士珉" w:date="2025-05-16T10:10:00Z" w16du:dateUtc="2025-05-16T02:10:00Z">
        <w:r w:rsidR="00727220">
          <w:rPr>
            <w:rFonts w:hint="eastAsia"/>
          </w:rPr>
          <w:t>「</w:t>
        </w:r>
      </w:ins>
      <w:del w:id="439" w:author="elvis_ting 丁士珉" w:date="2025-05-14T16:57:00Z" w16du:dateUtc="2025-05-14T08:57:00Z">
        <w:r w:rsidR="00EB1D96" w:rsidRPr="007D04E5">
          <w:delText xml:space="preserve"> </w:delText>
        </w:r>
      </w:del>
      <w:del w:id="440" w:author="elvis_ting 丁士珉" w:date="2025-05-16T10:10:00Z" w16du:dateUtc="2025-05-16T02:10:00Z">
        <w:r w:rsidR="00EB1D96">
          <w:delText>“</w:delText>
        </w:r>
      </w:del>
      <w:r w:rsidR="00EB1D96" w:rsidRPr="007D04E5">
        <w:t>0.3m80s</w:t>
      </w:r>
      <w:ins w:id="441" w:author="elvis_ting 丁士珉" w:date="2025-05-16T10:09:00Z" w16du:dateUtc="2025-05-16T02:09:00Z">
        <w:r w:rsidR="00727220">
          <w:rPr>
            <w:rFonts w:hint="eastAsia"/>
          </w:rPr>
          <w:t>」</w:t>
        </w:r>
      </w:ins>
      <w:del w:id="442" w:author="elvis_ting 丁士珉" w:date="2025-05-16T10:09:00Z" w16du:dateUtc="2025-05-16T02:09:00Z">
        <w:r w:rsidR="00EB1D96" w:rsidDel="00727220">
          <w:delText>”</w:delText>
        </w:r>
      </w:del>
      <w:ins w:id="443" w:author="elvis_ting 丁士珉" w:date="2025-05-14T16:58:00Z" w16du:dateUtc="2025-05-14T08:58:00Z">
        <w:r w:rsidR="00E93C71">
          <w:rPr>
            <w:rFonts w:hint="eastAsia"/>
          </w:rPr>
          <w:t>：</w:t>
        </w:r>
      </w:ins>
      <w:ins w:id="444" w:author="elvis_ting 丁士珉" w:date="2025-05-14T16:59:00Z" w16du:dateUtc="2025-05-14T08:59:00Z">
        <w:r w:rsidR="00293FB1">
          <w:rPr>
            <w:rFonts w:hint="eastAsia"/>
          </w:rPr>
          <w:t>代表</w:t>
        </w:r>
        <w:r w:rsidR="00293FB1">
          <w:rPr>
            <w:rFonts w:hint="eastAsia"/>
          </w:rPr>
          <w:t>0.3</w:t>
        </w:r>
      </w:ins>
      <w:ins w:id="445" w:author="elvis_ting 丁士珉" w:date="2025-05-14T17:00:00Z" w16du:dateUtc="2025-05-14T09:00:00Z">
        <w:r w:rsidR="00293FB1">
          <w:rPr>
            <w:rFonts w:hint="eastAsia"/>
          </w:rPr>
          <w:t>分鐘又</w:t>
        </w:r>
        <w:r w:rsidR="00293FB1">
          <w:rPr>
            <w:rFonts w:hint="eastAsia"/>
          </w:rPr>
          <w:t>80</w:t>
        </w:r>
        <w:r w:rsidR="00293FB1">
          <w:rPr>
            <w:rFonts w:hint="eastAsia"/>
          </w:rPr>
          <w:t>秒，也就是</w:t>
        </w:r>
        <w:r w:rsidR="00293FB1">
          <w:rPr>
            <w:rFonts w:hint="eastAsia"/>
          </w:rPr>
          <w:t>98</w:t>
        </w:r>
        <w:r w:rsidR="00293FB1">
          <w:rPr>
            <w:rFonts w:hint="eastAsia"/>
          </w:rPr>
          <w:t>秒。</w:t>
        </w:r>
      </w:ins>
      <w:bookmarkEnd w:id="347"/>
      <w:del w:id="446" w:author="elvis_ting 丁士珉" w:date="2025-05-14T16:57:00Z" w16du:dateUtc="2025-05-14T08:57:00Z">
        <w:r w:rsidR="00EB1D96" w:rsidDel="00E93C71">
          <w:rPr>
            <w:rFonts w:hint="eastAsia"/>
          </w:rPr>
          <w:delText>。</w:delText>
        </w:r>
      </w:del>
      <w:del w:id="447" w:author="elvis_ting 丁士珉" w:date="2025-05-14T17:00:00Z" w16du:dateUtc="2025-05-14T09:00:00Z">
        <w:r w:rsidR="00EB1D96">
          <w:rPr>
            <w:rFonts w:hint="eastAsia"/>
          </w:rPr>
          <w:delText>預設時間是</w:delText>
        </w:r>
        <w:r w:rsidR="00EB1D96">
          <w:rPr>
            <w:rFonts w:hint="eastAsia"/>
          </w:rPr>
          <w:delText>720h</w:delText>
        </w:r>
        <w:r w:rsidR="00EB1D96">
          <w:rPr>
            <w:rFonts w:hint="eastAsia"/>
          </w:rPr>
          <w:delText>，也就是</w:delText>
        </w:r>
        <w:r w:rsidR="00EB1D96">
          <w:rPr>
            <w:rFonts w:hint="eastAsia"/>
          </w:rPr>
          <w:delText>30</w:delText>
        </w:r>
        <w:r w:rsidR="00EB1D96">
          <w:rPr>
            <w:rFonts w:hint="eastAsia"/>
          </w:rPr>
          <w:delText>天。</w:delText>
        </w:r>
      </w:del>
    </w:p>
    <w:p w14:paraId="32EA9E31" w14:textId="77777777" w:rsidR="00C05465" w:rsidRDefault="00C05465" w:rsidP="008A5AEC"/>
    <w:p w14:paraId="02E82867" w14:textId="1708AB1C" w:rsidR="00C05465" w:rsidRDefault="004D1DC0" w:rsidP="008A5AEC">
      <w:r>
        <w:rPr>
          <w:rFonts w:hint="eastAsia"/>
        </w:rPr>
        <w:t>設定完成後</w:t>
      </w:r>
      <w:r w:rsidR="00C05465">
        <w:rPr>
          <w:rFonts w:hint="eastAsia"/>
        </w:rPr>
        <w:t>點擊下一步</w:t>
      </w:r>
      <w:r w:rsidR="00B12F02">
        <w:rPr>
          <w:rFonts w:hint="eastAsia"/>
        </w:rPr>
        <w:t>，進入第二頁輸入：</w:t>
      </w:r>
    </w:p>
    <w:p w14:paraId="5DDBAD84" w14:textId="6D7681D5" w:rsidR="00B12F02" w:rsidRDefault="00891516" w:rsidP="008A5AEC">
      <w:r w:rsidRPr="00891516">
        <w:rPr>
          <w:noProof/>
        </w:rPr>
        <w:drawing>
          <wp:inline distT="0" distB="0" distL="0" distR="0" wp14:anchorId="765FC954" wp14:editId="57362720">
            <wp:extent cx="5274310" cy="3736340"/>
            <wp:effectExtent l="0" t="0" r="2540" b="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36340"/>
                    </a:xfrm>
                    <a:prstGeom prst="rect">
                      <a:avLst/>
                    </a:prstGeom>
                  </pic:spPr>
                </pic:pic>
              </a:graphicData>
            </a:graphic>
          </wp:inline>
        </w:drawing>
      </w:r>
    </w:p>
    <w:p w14:paraId="1D664A9E" w14:textId="1B765756" w:rsidR="00891516" w:rsidRDefault="00891516" w:rsidP="00E35534">
      <w:pPr>
        <w:pStyle w:val="a7"/>
        <w:numPr>
          <w:ilvl w:val="0"/>
          <w:numId w:val="22"/>
        </w:numPr>
        <w:ind w:leftChars="0"/>
      </w:pPr>
      <w:r>
        <w:rPr>
          <w:rFonts w:hint="eastAsia"/>
        </w:rPr>
        <w:t>包含項目：設定備份時要包含集群上的哪些</w:t>
      </w:r>
      <w:r w:rsidR="00364B61">
        <w:rPr>
          <w:rFonts w:hint="eastAsia"/>
        </w:rPr>
        <w:t>項目</w:t>
      </w:r>
      <w:r w:rsidR="00364B61">
        <w:rPr>
          <w:rFonts w:hint="eastAsia"/>
        </w:rPr>
        <w:t>(</w:t>
      </w:r>
      <w:r w:rsidR="00364B61">
        <w:t>namespace</w:t>
      </w:r>
      <w:r w:rsidR="00364B61">
        <w:rPr>
          <w:rFonts w:hint="eastAsia"/>
        </w:rPr>
        <w:t>)</w:t>
      </w:r>
      <w:r w:rsidR="00364B61">
        <w:rPr>
          <w:rFonts w:hint="eastAsia"/>
        </w:rPr>
        <w:t>，如果留空則代表要包含集群上的所有項目。</w:t>
      </w:r>
    </w:p>
    <w:p w14:paraId="68454160" w14:textId="53B9E55E" w:rsidR="00891516" w:rsidRDefault="00891516" w:rsidP="00E35534">
      <w:pPr>
        <w:pStyle w:val="a7"/>
        <w:numPr>
          <w:ilvl w:val="0"/>
          <w:numId w:val="22"/>
        </w:numPr>
        <w:ind w:leftChars="0"/>
      </w:pPr>
      <w:r>
        <w:rPr>
          <w:rFonts w:hint="eastAsia"/>
        </w:rPr>
        <w:t>排除項目：</w:t>
      </w:r>
      <w:r w:rsidR="00364B61">
        <w:rPr>
          <w:rFonts w:hint="eastAsia"/>
        </w:rPr>
        <w:t>設定備份時要排除集群上的哪些項目</w:t>
      </w:r>
      <w:r w:rsidR="00364B61">
        <w:rPr>
          <w:rFonts w:hint="eastAsia"/>
        </w:rPr>
        <w:t>(</w:t>
      </w:r>
      <w:r w:rsidR="00364B61">
        <w:t>namespace</w:t>
      </w:r>
      <w:r w:rsidR="00364B61">
        <w:rPr>
          <w:rFonts w:hint="eastAsia"/>
        </w:rPr>
        <w:t>)</w:t>
      </w:r>
      <w:r w:rsidR="00364B61">
        <w:rPr>
          <w:rFonts w:hint="eastAsia"/>
        </w:rPr>
        <w:t>，如果留空則代表不排除集群上的任何項目。</w:t>
      </w:r>
    </w:p>
    <w:p w14:paraId="5C8C1066" w14:textId="57644DA4" w:rsidR="00364B61" w:rsidRDefault="00364B61" w:rsidP="008A5AEC">
      <w:r>
        <w:rPr>
          <w:rFonts w:hint="eastAsia"/>
        </w:rPr>
        <w:t>包含項目和排除項目同時</w:t>
      </w:r>
      <w:r w:rsidR="00C3221A">
        <w:rPr>
          <w:rFonts w:hint="eastAsia"/>
        </w:rPr>
        <w:t>都有</w:t>
      </w:r>
      <w:r>
        <w:rPr>
          <w:rFonts w:hint="eastAsia"/>
        </w:rPr>
        <w:t>輸入內容時，</w:t>
      </w:r>
      <w:r w:rsidR="005E45FC">
        <w:rPr>
          <w:rFonts w:hint="eastAsia"/>
        </w:rPr>
        <w:t>例如設定為包含</w:t>
      </w:r>
      <w:r w:rsidR="005E45FC">
        <w:rPr>
          <w:rFonts w:hint="eastAsia"/>
        </w:rPr>
        <w:t>A</w:t>
      </w:r>
      <w:r w:rsidR="005E45FC">
        <w:rPr>
          <w:rFonts w:hint="eastAsia"/>
        </w:rPr>
        <w:t>項目且排除</w:t>
      </w:r>
      <w:r w:rsidR="005E45FC">
        <w:rPr>
          <w:rFonts w:hint="eastAsia"/>
        </w:rPr>
        <w:t>B</w:t>
      </w:r>
      <w:r w:rsidR="005E45FC">
        <w:rPr>
          <w:rFonts w:hint="eastAsia"/>
        </w:rPr>
        <w:t>項目時，會以包含項目中的設定</w:t>
      </w:r>
      <w:r w:rsidR="00C3221A">
        <w:rPr>
          <w:rFonts w:hint="eastAsia"/>
        </w:rPr>
        <w:t>優</w:t>
      </w:r>
      <w:r w:rsidR="005E45FC">
        <w:rPr>
          <w:rFonts w:hint="eastAsia"/>
        </w:rPr>
        <w:t>先，所以實際上該備份只會包含</w:t>
      </w:r>
      <w:r w:rsidR="005E45FC">
        <w:rPr>
          <w:rFonts w:hint="eastAsia"/>
        </w:rPr>
        <w:t>A</w:t>
      </w:r>
      <w:r w:rsidR="005E45FC">
        <w:rPr>
          <w:rFonts w:hint="eastAsia"/>
        </w:rPr>
        <w:t>項目。</w:t>
      </w:r>
      <w:r w:rsidR="00C3221A">
        <w:rPr>
          <w:rFonts w:hint="eastAsia"/>
        </w:rPr>
        <w:t>包含和排除項目</w:t>
      </w:r>
      <w:r w:rsidR="004D1DC0">
        <w:rPr>
          <w:rFonts w:hint="eastAsia"/>
        </w:rPr>
        <w:t>不</w:t>
      </w:r>
      <w:r w:rsidR="00C3221A">
        <w:rPr>
          <w:rFonts w:hint="eastAsia"/>
        </w:rPr>
        <w:t>可設定相同的項目，例如</w:t>
      </w:r>
      <w:del w:id="448" w:author="elvis_ting 丁士珉" w:date="2025-05-16T10:13:00Z" w16du:dateUtc="2025-05-16T02:13:00Z">
        <w:r w:rsidR="00C3221A">
          <w:rPr>
            <w:rFonts w:hint="eastAsia"/>
          </w:rPr>
          <w:delText>包含</w:delText>
        </w:r>
        <w:r w:rsidR="00C3221A">
          <w:rPr>
            <w:rFonts w:hint="eastAsia"/>
          </w:rPr>
          <w:delText>A</w:delText>
        </w:r>
      </w:del>
      <w:r w:rsidR="00C3221A">
        <w:rPr>
          <w:rFonts w:hint="eastAsia"/>
        </w:rPr>
        <w:t>項目</w:t>
      </w:r>
      <w:ins w:id="449" w:author="elvis_ting 丁士珉" w:date="2025-05-16T10:13:00Z" w16du:dateUtc="2025-05-16T02:13:00Z">
        <w:r w:rsidR="001A797C">
          <w:rPr>
            <w:rFonts w:hint="eastAsia"/>
          </w:rPr>
          <w:t>A</w:t>
        </w:r>
      </w:ins>
      <w:r w:rsidR="00C3221A">
        <w:rPr>
          <w:rFonts w:hint="eastAsia"/>
        </w:rPr>
        <w:t>同時</w:t>
      </w:r>
      <w:ins w:id="450" w:author="elvis_ting 丁士珉" w:date="2025-05-16T10:14:00Z" w16du:dateUtc="2025-05-16T02:14:00Z">
        <w:r w:rsidR="001A797C">
          <w:rPr>
            <w:rFonts w:hint="eastAsia"/>
          </w:rPr>
          <w:t>出現在包含與排除項目中</w:t>
        </w:r>
      </w:ins>
      <w:del w:id="451" w:author="elvis_ting 丁士珉" w:date="2025-05-16T10:14:00Z" w16du:dateUtc="2025-05-16T02:14:00Z">
        <w:r w:rsidR="00C3221A">
          <w:rPr>
            <w:rFonts w:hint="eastAsia"/>
          </w:rPr>
          <w:delText>排除</w:delText>
        </w:r>
      </w:del>
      <w:del w:id="452" w:author="elvis_ting 丁士珉" w:date="2025-05-16T10:13:00Z" w16du:dateUtc="2025-05-16T02:13:00Z">
        <w:r w:rsidR="00C3221A">
          <w:rPr>
            <w:rFonts w:hint="eastAsia"/>
          </w:rPr>
          <w:delText>B</w:delText>
        </w:r>
      </w:del>
      <w:del w:id="453" w:author="elvis_ting 丁士珉" w:date="2025-05-16T10:14:00Z" w16du:dateUtc="2025-05-16T02:14:00Z">
        <w:r w:rsidR="00C3221A">
          <w:rPr>
            <w:rFonts w:hint="eastAsia"/>
          </w:rPr>
          <w:delText>項</w:delText>
        </w:r>
      </w:del>
      <w:del w:id="454" w:author="elvis_ting 丁士珉" w:date="2025-05-16T10:13:00Z" w16du:dateUtc="2025-05-16T02:13:00Z">
        <w:r w:rsidR="00C3221A">
          <w:rPr>
            <w:rFonts w:hint="eastAsia"/>
          </w:rPr>
          <w:delText>目</w:delText>
        </w:r>
      </w:del>
      <w:r w:rsidR="00C3221A">
        <w:rPr>
          <w:rFonts w:hint="eastAsia"/>
        </w:rPr>
        <w:t>，這樣的設定</w:t>
      </w:r>
      <w:r w:rsidR="001D59F0">
        <w:rPr>
          <w:rFonts w:hint="eastAsia"/>
        </w:rPr>
        <w:t>是無效的輸入。</w:t>
      </w:r>
    </w:p>
    <w:p w14:paraId="23A69734" w14:textId="77777777" w:rsidR="004D1DC0" w:rsidRDefault="004D1DC0" w:rsidP="008A5AEC"/>
    <w:p w14:paraId="213D54AD" w14:textId="72EA15C8" w:rsidR="004D1DC0" w:rsidRDefault="004D1DC0" w:rsidP="008A5AEC">
      <w:r>
        <w:rPr>
          <w:rFonts w:hint="eastAsia"/>
        </w:rPr>
        <w:t>設定完成後點擊下一步，進入第三頁輸入：</w:t>
      </w:r>
    </w:p>
    <w:p w14:paraId="4500C826" w14:textId="7CA29BA5" w:rsidR="004D1DC0" w:rsidRDefault="00AE6B1A" w:rsidP="008A5AEC">
      <w:del w:id="455" w:author="elvis_ting 丁士珉" w:date="2025-05-14T17:09:00Z" w16du:dateUtc="2025-05-14T09:09:00Z">
        <w:r w:rsidRPr="00AE6B1A">
          <w:rPr>
            <w:noProof/>
          </w:rPr>
          <w:drawing>
            <wp:inline distT="0" distB="0" distL="0" distR="0" wp14:anchorId="3584D000" wp14:editId="5E557FF3">
              <wp:extent cx="5274310" cy="3737610"/>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37610"/>
                      </a:xfrm>
                      <a:prstGeom prst="rect">
                        <a:avLst/>
                      </a:prstGeom>
                    </pic:spPr>
                  </pic:pic>
                </a:graphicData>
              </a:graphic>
            </wp:inline>
          </w:drawing>
        </w:r>
      </w:del>
      <w:ins w:id="456" w:author="elvis_ting 丁士珉" w:date="2025-05-14T17:09:00Z" w16du:dateUtc="2025-05-14T09:09:00Z">
        <w:r w:rsidR="00A93D6E" w:rsidRPr="00A93D6E">
          <w:rPr>
            <w:noProof/>
          </w:rPr>
          <w:t xml:space="preserve"> </w:t>
        </w:r>
        <w:r w:rsidR="00A93D6E" w:rsidRPr="00A93D6E">
          <w:rPr>
            <w:noProof/>
          </w:rPr>
          <w:lastRenderedPageBreak/>
          <w:drawing>
            <wp:inline distT="0" distB="0" distL="0" distR="0" wp14:anchorId="1DBC55EE" wp14:editId="09D7B40E">
              <wp:extent cx="5274310" cy="3750945"/>
              <wp:effectExtent l="0" t="0" r="2540" b="1905"/>
              <wp:docPr id="1717957456" name="圖片 1" descr="一張含有 文字, 軟體, 電腦圖示, 作業系統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7456" name="圖片 1" descr="一張含有 文字, 軟體, 電腦圖示, 作業系統 的圖片&#10;&#10;AI 產生的內容可能不正確。"/>
                      <pic:cNvPicPr/>
                    </pic:nvPicPr>
                    <pic:blipFill>
                      <a:blip r:embed="rId49"/>
                      <a:stretch>
                        <a:fillRect/>
                      </a:stretch>
                    </pic:blipFill>
                    <pic:spPr>
                      <a:xfrm>
                        <a:off x="0" y="0"/>
                        <a:ext cx="5274310" cy="3750945"/>
                      </a:xfrm>
                      <a:prstGeom prst="rect">
                        <a:avLst/>
                      </a:prstGeom>
                    </pic:spPr>
                  </pic:pic>
                </a:graphicData>
              </a:graphic>
            </wp:inline>
          </w:drawing>
        </w:r>
      </w:ins>
    </w:p>
    <w:p w14:paraId="06CF3DE4" w14:textId="79D91A45" w:rsidR="004D1DC0" w:rsidRDefault="00AE6B1A" w:rsidP="00463D5C">
      <w:pPr>
        <w:pStyle w:val="a7"/>
        <w:numPr>
          <w:ilvl w:val="0"/>
          <w:numId w:val="19"/>
        </w:numPr>
        <w:ind w:leftChars="0"/>
      </w:pPr>
      <w:r>
        <w:rPr>
          <w:rFonts w:hint="eastAsia"/>
        </w:rPr>
        <w:t>儲存庫：選擇備份資料要儲存到哪一個儲存庫，</w:t>
      </w:r>
      <w:r w:rsidR="00D81655">
        <w:rPr>
          <w:rFonts w:hint="eastAsia"/>
        </w:rPr>
        <w:t>下拉式選單中可以選擇已經新增的儲存庫</w:t>
      </w:r>
      <w:ins w:id="457" w:author="elvis_ting 丁士珉" w:date="2025-05-14T17:17:00Z" w16du:dateUtc="2025-05-14T09:17:00Z">
        <w:r w:rsidR="000B2C53">
          <w:rPr>
            <w:rFonts w:hint="eastAsia"/>
          </w:rPr>
          <w:t>。當有儲存庫被指定為預設儲存庫時，留空此選項會自動帶入預設儲存庫。</w:t>
        </w:r>
      </w:ins>
      <w:del w:id="458" w:author="elvis_ting 丁士珉" w:date="2025-05-14T17:17:00Z" w16du:dateUtc="2025-05-14T09:17:00Z">
        <w:r w:rsidR="00D81655">
          <w:rPr>
            <w:rFonts w:hint="eastAsia"/>
          </w:rPr>
          <w:delText>，留空則自動使用</w:delText>
        </w:r>
      </w:del>
      <w:del w:id="459" w:author="elvis_ting 丁士珉" w:date="2025-05-14T17:16:00Z" w16du:dateUtc="2025-05-14T09:16:00Z">
        <w:r w:rsidR="00D81655">
          <w:rPr>
            <w:rFonts w:hint="eastAsia"/>
          </w:rPr>
          <w:delText>設定為</w:delText>
        </w:r>
      </w:del>
      <w:del w:id="460" w:author="elvis_ting 丁士珉" w:date="2025-05-14T17:17:00Z" w16du:dateUtc="2025-05-14T09:17:00Z">
        <w:r w:rsidR="00D81655">
          <w:rPr>
            <w:rFonts w:hint="eastAsia"/>
          </w:rPr>
          <w:delText>預設</w:delText>
        </w:r>
      </w:del>
      <w:del w:id="461" w:author="elvis_ting 丁士珉" w:date="2025-05-14T17:16:00Z" w16du:dateUtc="2025-05-14T09:16:00Z">
        <w:r w:rsidR="00D81655">
          <w:rPr>
            <w:rFonts w:hint="eastAsia"/>
          </w:rPr>
          <w:delText>的</w:delText>
        </w:r>
      </w:del>
      <w:del w:id="462" w:author="elvis_ting 丁士珉" w:date="2025-05-14T17:17:00Z" w16du:dateUtc="2025-05-14T09:17:00Z">
        <w:r w:rsidR="0000373D">
          <w:rPr>
            <w:rFonts w:hint="eastAsia"/>
          </w:rPr>
          <w:delText>儲存庫。</w:delText>
        </w:r>
      </w:del>
      <w:ins w:id="463" w:author="elvis_ting 丁士珉" w:date="2025-05-14T17:16:00Z" w16du:dateUtc="2025-05-14T09:16:00Z">
        <w:r w:rsidR="00AE4DE1">
          <w:rPr>
            <w:rFonts w:hint="eastAsia"/>
          </w:rPr>
          <w:t>如果沒有預設儲存庫存在</w:t>
        </w:r>
      </w:ins>
      <w:del w:id="464" w:author="elvis_ting 丁士珉" w:date="2025-05-14T17:16:00Z" w16du:dateUtc="2025-05-14T09:16:00Z">
        <w:r w:rsidR="0000373D">
          <w:rPr>
            <w:rFonts w:hint="eastAsia"/>
          </w:rPr>
          <w:delText>當沒有任何一個儲存庫被設定為預設儲存庫時</w:delText>
        </w:r>
      </w:del>
      <w:r w:rsidR="0000373D">
        <w:rPr>
          <w:rFonts w:hint="eastAsia"/>
        </w:rPr>
        <w:t>，這個欄位會要求使用者必須</w:t>
      </w:r>
      <w:ins w:id="465" w:author="elvis_ting 丁士珉" w:date="2025-05-16T10:15:00Z" w16du:dateUtc="2025-05-16T02:15:00Z">
        <w:r w:rsidR="00A6396F">
          <w:rPr>
            <w:rFonts w:hint="eastAsia"/>
          </w:rPr>
          <w:t>從已經創建的儲存庫中</w:t>
        </w:r>
      </w:ins>
      <w:ins w:id="466" w:author="elvis_ting 丁士珉" w:date="2025-05-14T17:17:00Z" w16du:dateUtc="2025-05-14T09:17:00Z">
        <w:r w:rsidR="000B2C53">
          <w:rPr>
            <w:rFonts w:hint="eastAsia"/>
          </w:rPr>
          <w:t>選擇</w:t>
        </w:r>
      </w:ins>
      <w:del w:id="467" w:author="elvis_ting 丁士珉" w:date="2025-05-14T17:17:00Z" w16du:dateUtc="2025-05-14T09:17:00Z">
        <w:r w:rsidR="0000373D">
          <w:rPr>
            <w:rFonts w:hint="eastAsia"/>
          </w:rPr>
          <w:delText>選定</w:delText>
        </w:r>
      </w:del>
      <w:del w:id="468" w:author="elvis_ting 丁士珉" w:date="2025-05-16T10:15:00Z" w16du:dateUtc="2025-05-16T02:15:00Z">
        <w:r w:rsidR="0000373D">
          <w:rPr>
            <w:rFonts w:hint="eastAsia"/>
          </w:rPr>
          <w:delText>其中</w:delText>
        </w:r>
      </w:del>
      <w:r w:rsidR="0000373D">
        <w:rPr>
          <w:rFonts w:hint="eastAsia"/>
        </w:rPr>
        <w:t>一個</w:t>
      </w:r>
      <w:del w:id="469" w:author="elvis_ting 丁士珉" w:date="2025-05-16T10:15:00Z" w16du:dateUtc="2025-05-16T02:15:00Z">
        <w:r w:rsidR="0000373D">
          <w:rPr>
            <w:rFonts w:hint="eastAsia"/>
          </w:rPr>
          <w:delText>儲存庫</w:delText>
        </w:r>
      </w:del>
      <w:r w:rsidR="0000373D">
        <w:rPr>
          <w:rFonts w:hint="eastAsia"/>
        </w:rPr>
        <w:t>。</w:t>
      </w:r>
    </w:p>
    <w:p w14:paraId="2542793A" w14:textId="48E148BB" w:rsidR="00AE6B1A" w:rsidRDefault="00AE6B1A" w:rsidP="00463D5C">
      <w:pPr>
        <w:pStyle w:val="a7"/>
        <w:numPr>
          <w:ilvl w:val="0"/>
          <w:numId w:val="19"/>
        </w:numPr>
        <w:ind w:leftChars="0"/>
      </w:pPr>
      <w:r>
        <w:rPr>
          <w:rFonts w:hint="eastAsia"/>
        </w:rPr>
        <w:t>移動快照資料：</w:t>
      </w:r>
      <w:r w:rsidR="0000373D">
        <w:rPr>
          <w:rFonts w:hint="eastAsia"/>
        </w:rPr>
        <w:t>是否移動快照資料，當要備份的資料中的</w:t>
      </w:r>
      <w:r w:rsidR="0000373D">
        <w:rPr>
          <w:rFonts w:hint="eastAsia"/>
        </w:rPr>
        <w:t>PVC</w:t>
      </w:r>
      <w:r w:rsidR="0000373D">
        <w:rPr>
          <w:rFonts w:hint="eastAsia"/>
        </w:rPr>
        <w:t>是有建立快照</w:t>
      </w:r>
      <w:r w:rsidR="0000373D">
        <w:rPr>
          <w:rFonts w:hint="eastAsia"/>
        </w:rPr>
        <w:t>(s</w:t>
      </w:r>
      <w:r w:rsidR="0000373D">
        <w:t>napshot</w:t>
      </w:r>
      <w:r w:rsidR="0000373D">
        <w:rPr>
          <w:rFonts w:hint="eastAsia"/>
        </w:rPr>
        <w:t>)</w:t>
      </w:r>
      <w:r w:rsidR="0000373D">
        <w:rPr>
          <w:rFonts w:hint="eastAsia"/>
        </w:rPr>
        <w:t>的時候，需要將此選項設定為</w:t>
      </w:r>
      <w:ins w:id="470" w:author="elvis_ting 丁士珉" w:date="2025-05-16T10:15:00Z" w16du:dateUtc="2025-05-16T02:15:00Z">
        <w:r w:rsidR="00A6396F">
          <w:rPr>
            <w:rFonts w:hint="eastAsia"/>
          </w:rPr>
          <w:t>「</w:t>
        </w:r>
      </w:ins>
      <w:del w:id="471" w:author="elvis_ting 丁士珉" w:date="2025-05-16T10:15:00Z" w16du:dateUtc="2025-05-16T02:15:00Z">
        <w:r w:rsidR="0000373D">
          <w:delText>”</w:delText>
        </w:r>
      </w:del>
      <w:r w:rsidR="0000373D">
        <w:rPr>
          <w:rFonts w:hint="eastAsia"/>
        </w:rPr>
        <w:t>是</w:t>
      </w:r>
      <w:del w:id="472" w:author="elvis_ting 丁士珉" w:date="2025-05-16T10:15:00Z" w16du:dateUtc="2025-05-16T02:15:00Z">
        <w:r w:rsidR="0000373D">
          <w:delText>”</w:delText>
        </w:r>
      </w:del>
      <w:ins w:id="473" w:author="elvis_ting 丁士珉" w:date="2025-05-16T10:15:00Z" w16du:dateUtc="2025-05-16T02:15:00Z">
        <w:r w:rsidR="00A6396F">
          <w:rPr>
            <w:rFonts w:hint="eastAsia"/>
          </w:rPr>
          <w:t>」</w:t>
        </w:r>
      </w:ins>
      <w:r w:rsidR="0000373D">
        <w:rPr>
          <w:rFonts w:hint="eastAsia"/>
        </w:rPr>
        <w:t>，才能夠將</w:t>
      </w:r>
      <w:r w:rsidR="0000373D">
        <w:rPr>
          <w:rFonts w:hint="eastAsia"/>
        </w:rPr>
        <w:t>PVC</w:t>
      </w:r>
      <w:r w:rsidR="0000373D">
        <w:rPr>
          <w:rFonts w:hint="eastAsia"/>
        </w:rPr>
        <w:t>的快照資料一併備份到儲存庫中。</w:t>
      </w:r>
    </w:p>
    <w:p w14:paraId="3559941A" w14:textId="1D34C91E" w:rsidR="00AE6B1A" w:rsidRDefault="00AE6B1A" w:rsidP="00463D5C">
      <w:pPr>
        <w:pStyle w:val="a7"/>
        <w:numPr>
          <w:ilvl w:val="0"/>
          <w:numId w:val="19"/>
        </w:numPr>
        <w:ind w:leftChars="0"/>
      </w:pPr>
      <w:r>
        <w:rPr>
          <w:rFonts w:hint="eastAsia"/>
        </w:rPr>
        <w:t>快照儲存庫：</w:t>
      </w:r>
      <w:r w:rsidR="00080827">
        <w:rPr>
          <w:rFonts w:hint="eastAsia"/>
        </w:rPr>
        <w:t>設定</w:t>
      </w:r>
      <w:r w:rsidR="00080827">
        <w:rPr>
          <w:rFonts w:hint="eastAsia"/>
        </w:rPr>
        <w:t>PVC</w:t>
      </w:r>
      <w:r w:rsidR="00080827">
        <w:rPr>
          <w:rFonts w:hint="eastAsia"/>
        </w:rPr>
        <w:t>的快照資料要儲存到哪個儲存庫，</w:t>
      </w:r>
      <w:r w:rsidR="000A13B2">
        <w:rPr>
          <w:rFonts w:hint="eastAsia"/>
        </w:rPr>
        <w:t>這個欄位可以輸入多個儲存庫</w:t>
      </w:r>
      <w:r w:rsidR="00C377CA">
        <w:rPr>
          <w:rFonts w:hint="eastAsia"/>
        </w:rPr>
        <w:t>做使用。當有</w:t>
      </w:r>
      <w:del w:id="474" w:author="elvis_ting 丁士珉" w:date="2025-05-14T17:16:00Z" w16du:dateUtc="2025-05-14T09:16:00Z">
        <w:r w:rsidR="00C377CA">
          <w:rPr>
            <w:rFonts w:hint="eastAsia"/>
          </w:rPr>
          <w:delText>預設</w:delText>
        </w:r>
      </w:del>
      <w:r w:rsidR="00C377CA">
        <w:rPr>
          <w:rFonts w:hint="eastAsia"/>
        </w:rPr>
        <w:t>儲存庫</w:t>
      </w:r>
      <w:ins w:id="475" w:author="elvis_ting 丁士珉" w:date="2025-05-14T17:16:00Z" w16du:dateUtc="2025-05-14T09:16:00Z">
        <w:r w:rsidR="00233944">
          <w:rPr>
            <w:rFonts w:hint="eastAsia"/>
          </w:rPr>
          <w:t>被指定為預設儲存庫時</w:t>
        </w:r>
      </w:ins>
      <w:del w:id="476" w:author="elvis_ting 丁士珉" w:date="2025-05-14T17:16:00Z" w16du:dateUtc="2025-05-14T09:16:00Z">
        <w:r w:rsidR="00C377CA" w:rsidDel="00233944">
          <w:rPr>
            <w:rFonts w:hint="eastAsia"/>
          </w:rPr>
          <w:delText>時</w:delText>
        </w:r>
      </w:del>
      <w:r w:rsidR="00C377CA">
        <w:rPr>
          <w:rFonts w:hint="eastAsia"/>
        </w:rPr>
        <w:t>，留空此選項</w:t>
      </w:r>
      <w:ins w:id="477" w:author="elvis_ting 丁士珉" w:date="2025-05-14T17:17:00Z" w16du:dateUtc="2025-05-14T09:17:00Z">
        <w:r w:rsidR="00233944">
          <w:rPr>
            <w:rFonts w:hint="eastAsia"/>
          </w:rPr>
          <w:t>會</w:t>
        </w:r>
      </w:ins>
      <w:del w:id="478" w:author="elvis_ting 丁士珉" w:date="2025-05-14T17:17:00Z" w16du:dateUtc="2025-05-14T09:17:00Z">
        <w:r w:rsidR="00C377CA">
          <w:rPr>
            <w:rFonts w:hint="eastAsia"/>
          </w:rPr>
          <w:delText>可以</w:delText>
        </w:r>
      </w:del>
      <w:r w:rsidR="00C377CA">
        <w:rPr>
          <w:rFonts w:hint="eastAsia"/>
        </w:rPr>
        <w:t>自動</w:t>
      </w:r>
      <w:ins w:id="479" w:author="elvis_ting 丁士珉" w:date="2025-05-14T17:17:00Z" w16du:dateUtc="2025-05-14T09:17:00Z">
        <w:r w:rsidR="00233944">
          <w:rPr>
            <w:rFonts w:hint="eastAsia"/>
          </w:rPr>
          <w:t>帶入</w:t>
        </w:r>
      </w:ins>
      <w:del w:id="480" w:author="elvis_ting 丁士珉" w:date="2025-05-14T17:17:00Z" w16du:dateUtc="2025-05-14T09:17:00Z">
        <w:r w:rsidR="00C377CA">
          <w:rPr>
            <w:rFonts w:hint="eastAsia"/>
          </w:rPr>
          <w:delText>使用</w:delText>
        </w:r>
      </w:del>
      <w:r w:rsidR="00C377CA">
        <w:rPr>
          <w:rFonts w:hint="eastAsia"/>
        </w:rPr>
        <w:t>預設儲存庫。如果沒有</w:t>
      </w:r>
      <w:ins w:id="481" w:author="elvis_ting 丁士珉" w:date="2025-05-14T17:15:00Z" w16du:dateUtc="2025-05-14T09:15:00Z">
        <w:r w:rsidR="00AE4DE1">
          <w:rPr>
            <w:rFonts w:hint="eastAsia"/>
          </w:rPr>
          <w:t>預設</w:t>
        </w:r>
      </w:ins>
      <w:r w:rsidR="00C377CA">
        <w:rPr>
          <w:rFonts w:hint="eastAsia"/>
        </w:rPr>
        <w:t>儲存庫</w:t>
      </w:r>
      <w:ins w:id="482" w:author="elvis_ting 丁士珉" w:date="2025-05-14T17:16:00Z" w16du:dateUtc="2025-05-14T09:16:00Z">
        <w:r w:rsidR="00AE4DE1">
          <w:rPr>
            <w:rFonts w:hint="eastAsia"/>
          </w:rPr>
          <w:t>存在</w:t>
        </w:r>
      </w:ins>
      <w:r w:rsidR="00C377CA">
        <w:rPr>
          <w:rFonts w:hint="eastAsia"/>
        </w:rPr>
        <w:t>，此欄位會要求使用者</w:t>
      </w:r>
      <w:ins w:id="483" w:author="elvis_ting 丁士珉" w:date="2025-05-16T10:16:00Z" w16du:dateUtc="2025-05-16T02:16:00Z">
        <w:r w:rsidR="001714B7">
          <w:rPr>
            <w:rFonts w:hint="eastAsia"/>
          </w:rPr>
          <w:t>從已經創建的儲存庫中</w:t>
        </w:r>
      </w:ins>
      <w:r w:rsidR="00C377CA">
        <w:rPr>
          <w:rFonts w:hint="eastAsia"/>
        </w:rPr>
        <w:t>選擇至少一個</w:t>
      </w:r>
      <w:del w:id="484" w:author="elvis_ting 丁士珉" w:date="2025-05-16T10:16:00Z" w16du:dateUtc="2025-05-16T02:16:00Z">
        <w:r w:rsidR="00C377CA">
          <w:rPr>
            <w:rFonts w:hint="eastAsia"/>
          </w:rPr>
          <w:delText>儲存庫使用</w:delText>
        </w:r>
      </w:del>
      <w:r w:rsidR="00C377CA">
        <w:rPr>
          <w:rFonts w:hint="eastAsia"/>
        </w:rPr>
        <w:t>。</w:t>
      </w:r>
    </w:p>
    <w:p w14:paraId="04B9D089" w14:textId="77777777" w:rsidR="00EE25DA" w:rsidRDefault="00EE25DA" w:rsidP="008A5AEC"/>
    <w:p w14:paraId="4A0721B3" w14:textId="3EB698B3" w:rsidR="004D1DC0" w:rsidRDefault="002C31FC" w:rsidP="008A5AEC">
      <w:r>
        <w:rPr>
          <w:rFonts w:hint="eastAsia"/>
        </w:rPr>
        <w:t>完成輸入後</w:t>
      </w:r>
      <w:r w:rsidR="002A2F39">
        <w:rPr>
          <w:rFonts w:hint="eastAsia"/>
        </w:rPr>
        <w:t>點擊創建完成新增，</w:t>
      </w:r>
      <w:ins w:id="485" w:author="elvis_ting 丁士珉" w:date="2025-05-14T17:19:00Z" w16du:dateUtc="2025-05-14T09:19:00Z">
        <w:r w:rsidR="00CE45CD">
          <w:rPr>
            <w:rFonts w:hint="eastAsia"/>
          </w:rPr>
          <w:t>如果新增的備份是持續備份，</w:t>
        </w:r>
      </w:ins>
      <w:r w:rsidR="002A2F39">
        <w:rPr>
          <w:rFonts w:hint="eastAsia"/>
        </w:rPr>
        <w:t>回到備份頁面可以看到</w:t>
      </w:r>
      <w:del w:id="486" w:author="elvis_ting 丁士珉" w:date="2025-05-14T17:19:00Z" w16du:dateUtc="2025-05-14T09:19:00Z">
        <w:r w:rsidR="002A2F39">
          <w:rPr>
            <w:rFonts w:hint="eastAsia"/>
          </w:rPr>
          <w:delText>剛才</w:delText>
        </w:r>
      </w:del>
      <w:r w:rsidR="002A2F39">
        <w:rPr>
          <w:rFonts w:hint="eastAsia"/>
        </w:rPr>
        <w:t>新增的備份及簡易資訊：</w:t>
      </w:r>
    </w:p>
    <w:p w14:paraId="2979DD91" w14:textId="47B87507" w:rsidR="002A2F39" w:rsidRDefault="00300969" w:rsidP="008A5AEC">
      <w:del w:id="487" w:author="elvis_ting 丁士珉" w:date="2025-05-14T17:20:00Z" w16du:dateUtc="2025-05-14T09:20:00Z">
        <w:r w:rsidRPr="00300969">
          <w:rPr>
            <w:noProof/>
          </w:rPr>
          <w:drawing>
            <wp:inline distT="0" distB="0" distL="0" distR="0" wp14:anchorId="6AEFFAA9" wp14:editId="1A4B4C52">
              <wp:extent cx="5274310" cy="934720"/>
              <wp:effectExtent l="0" t="0" r="2540" b="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34720"/>
                      </a:xfrm>
                      <a:prstGeom prst="rect">
                        <a:avLst/>
                      </a:prstGeom>
                    </pic:spPr>
                  </pic:pic>
                </a:graphicData>
              </a:graphic>
            </wp:inline>
          </w:drawing>
        </w:r>
      </w:del>
      <w:ins w:id="488" w:author="elvis_ting 丁士珉" w:date="2025-05-14T17:20:00Z" w16du:dateUtc="2025-05-14T09:20:00Z">
        <w:r w:rsidR="00041594" w:rsidRPr="00041594">
          <w:rPr>
            <w:noProof/>
          </w:rPr>
          <w:t xml:space="preserve"> </w:t>
        </w:r>
        <w:r w:rsidR="00041594" w:rsidRPr="00041594">
          <w:rPr>
            <w:noProof/>
          </w:rPr>
          <w:lastRenderedPageBreak/>
          <w:drawing>
            <wp:inline distT="0" distB="0" distL="0" distR="0" wp14:anchorId="01FAB8E0" wp14:editId="0C1D6E23">
              <wp:extent cx="5274310" cy="1498600"/>
              <wp:effectExtent l="0" t="0" r="2540" b="6350"/>
              <wp:docPr id="7622672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7236" name=""/>
                      <pic:cNvPicPr/>
                    </pic:nvPicPr>
                    <pic:blipFill>
                      <a:blip r:embed="rId51"/>
                      <a:stretch>
                        <a:fillRect/>
                      </a:stretch>
                    </pic:blipFill>
                    <pic:spPr>
                      <a:xfrm>
                        <a:off x="0" y="0"/>
                        <a:ext cx="5274310" cy="1498600"/>
                      </a:xfrm>
                      <a:prstGeom prst="rect">
                        <a:avLst/>
                      </a:prstGeom>
                    </pic:spPr>
                  </pic:pic>
                </a:graphicData>
              </a:graphic>
            </wp:inline>
          </w:drawing>
        </w:r>
      </w:ins>
    </w:p>
    <w:p w14:paraId="77CDE199" w14:textId="58B80798" w:rsidR="008C0F2A" w:rsidRDefault="008C0F2A" w:rsidP="008A5AEC">
      <w:r>
        <w:rPr>
          <w:rFonts w:hint="eastAsia"/>
        </w:rPr>
        <w:t>如果是</w:t>
      </w:r>
      <w:ins w:id="489" w:author="elvis_ting 丁士珉" w:date="2025-05-14T17:19:00Z" w16du:dateUtc="2025-05-14T09:19:00Z">
        <w:r w:rsidR="00CE45CD">
          <w:rPr>
            <w:rFonts w:hint="eastAsia"/>
          </w:rPr>
          <w:t>單次</w:t>
        </w:r>
      </w:ins>
      <w:del w:id="490" w:author="elvis_ting 丁士珉" w:date="2025-05-14T17:19:00Z" w16du:dateUtc="2025-05-14T09:19:00Z">
        <w:r>
          <w:rPr>
            <w:rFonts w:hint="eastAsia"/>
          </w:rPr>
          <w:delText>一次性的</w:delText>
        </w:r>
      </w:del>
      <w:r>
        <w:rPr>
          <w:rFonts w:hint="eastAsia"/>
        </w:rPr>
        <w:t>備份</w:t>
      </w:r>
      <w:ins w:id="491" w:author="elvis_ting 丁士珉" w:date="2025-05-14T17:19:00Z" w16du:dateUtc="2025-05-14T09:19:00Z">
        <w:r w:rsidR="00CE45CD">
          <w:rPr>
            <w:rFonts w:hint="eastAsia"/>
          </w:rPr>
          <w:t>則</w:t>
        </w:r>
      </w:ins>
      <w:r>
        <w:rPr>
          <w:rFonts w:hint="eastAsia"/>
        </w:rPr>
        <w:t>不會出現在這個列表當中。</w:t>
      </w:r>
    </w:p>
    <w:p w14:paraId="1B047F95" w14:textId="77777777" w:rsidR="00300969" w:rsidRDefault="00300969" w:rsidP="008A5AEC"/>
    <w:p w14:paraId="7479FF3C" w14:textId="144D6E2D" w:rsidR="00300969" w:rsidRDefault="00300969" w:rsidP="008A5AEC">
      <w:r>
        <w:rPr>
          <w:rFonts w:hint="eastAsia"/>
        </w:rPr>
        <w:t>點擊右側</w:t>
      </w:r>
      <w:ins w:id="492" w:author="elvis_ting 丁士珉" w:date="2025-05-16T14:10:00Z" w16du:dateUtc="2025-05-16T06:10:00Z">
        <w:r w:rsidR="00FD0866">
          <w:rPr>
            <w:rFonts w:hint="eastAsia"/>
          </w:rPr>
          <w:t>「</w:t>
        </w:r>
        <w:r w:rsidR="00BF5FC1" w:rsidRPr="00BF5FC1">
          <w:rPr>
            <w:rFonts w:hint="eastAsia"/>
            <w:eastAsianLayout w:id="-712799742" w:vert="1" w:vertCompress="1"/>
            <w:rPrChange w:id="493" w:author="elvis_ting 丁士珉" w:date="2025-05-16T14:10:00Z" w16du:dateUtc="2025-05-16T06:10:00Z">
              <w:rPr>
                <w:rFonts w:hint="eastAsia"/>
              </w:rPr>
            </w:rPrChange>
          </w:rPr>
          <w:t>…</w:t>
        </w:r>
        <w:r w:rsidR="00BF5FC1">
          <w:rPr>
            <w:rFonts w:hint="eastAsia"/>
          </w:rPr>
          <w:t>」</w:t>
        </w:r>
      </w:ins>
      <w:del w:id="494" w:author="elvis_ting 丁士珉" w:date="2025-05-16T14:10:00Z" w16du:dateUtc="2025-05-16T06:10:00Z">
        <w:r w:rsidDel="00FD0866">
          <w:rPr>
            <w:rFonts w:hint="eastAsia"/>
          </w:rPr>
          <w:delText>3</w:delText>
        </w:r>
        <w:r w:rsidDel="00FD0866">
          <w:rPr>
            <w:rFonts w:hint="eastAsia"/>
          </w:rPr>
          <w:delText>個點</w:delText>
        </w:r>
      </w:del>
      <w:r>
        <w:rPr>
          <w:rFonts w:hint="eastAsia"/>
        </w:rPr>
        <w:t>圖案可以開啟快速選單，有編輯</w:t>
      </w:r>
      <w:ins w:id="495" w:author="elvis_ting 丁士珉" w:date="2025-05-16T10:31:00Z" w16du:dateUtc="2025-05-16T02:31:00Z">
        <w:r w:rsidR="00AA0E23">
          <w:rPr>
            <w:rFonts w:hint="eastAsia"/>
          </w:rPr>
          <w:t>資訊</w:t>
        </w:r>
      </w:ins>
      <w:r>
        <w:rPr>
          <w:rFonts w:hint="eastAsia"/>
        </w:rPr>
        <w:t>和刪除兩個動作可以選擇：</w:t>
      </w:r>
    </w:p>
    <w:p w14:paraId="2D12C2F0" w14:textId="6A45791B" w:rsidR="00300969" w:rsidRPr="002A2F39" w:rsidRDefault="00057403" w:rsidP="008A5AEC">
      <w:r w:rsidRPr="00057403">
        <w:rPr>
          <w:noProof/>
        </w:rPr>
        <w:drawing>
          <wp:inline distT="0" distB="0" distL="0" distR="0" wp14:anchorId="0643F853" wp14:editId="789A30C3">
            <wp:extent cx="2391109" cy="1695687"/>
            <wp:effectExtent l="0" t="0" r="9525" b="0"/>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1109" cy="1695687"/>
                    </a:xfrm>
                    <a:prstGeom prst="rect">
                      <a:avLst/>
                    </a:prstGeom>
                  </pic:spPr>
                </pic:pic>
              </a:graphicData>
            </a:graphic>
          </wp:inline>
        </w:drawing>
      </w:r>
    </w:p>
    <w:p w14:paraId="5F182FAE" w14:textId="77777777" w:rsidR="004D1DC0" w:rsidRDefault="004D1DC0" w:rsidP="008A5AEC"/>
    <w:p w14:paraId="020A2E2B" w14:textId="77777777" w:rsidR="004117CF" w:rsidRDefault="00057403" w:rsidP="00057403">
      <w:r>
        <w:rPr>
          <w:rFonts w:hint="eastAsia"/>
        </w:rPr>
        <w:t>點選名稱可以進入詳細資料頁面，可以看到關於備份的所有資訊，也有編輯資訊和刪除按鈕可以使用：</w:t>
      </w:r>
    </w:p>
    <w:p w14:paraId="11304137" w14:textId="01B37B26" w:rsidR="00057403" w:rsidRPr="002A2F39" w:rsidRDefault="00FB6BB2" w:rsidP="008A5AEC">
      <w:pPr>
        <w:rPr>
          <w:ins w:id="496" w:author="elvis_ting 丁士珉" w:date="2025-05-14T17:21:00Z" w16du:dateUtc="2025-05-14T09:21:00Z"/>
        </w:rPr>
      </w:pPr>
      <w:ins w:id="497" w:author="elvis_ting 丁士珉" w:date="2025-05-14T17:21:00Z" w16du:dateUtc="2025-05-14T09:21:00Z">
        <w:r w:rsidRPr="00FB6BB2">
          <w:rPr>
            <w:noProof/>
          </w:rPr>
          <w:lastRenderedPageBreak/>
          <w:drawing>
            <wp:inline distT="0" distB="0" distL="0" distR="0" wp14:anchorId="2A0A492E" wp14:editId="729C5298">
              <wp:extent cx="3258005" cy="4239217"/>
              <wp:effectExtent l="0" t="0" r="0" b="9525"/>
              <wp:docPr id="988540910"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0910" name="圖片 1" descr="一張含有 文字, 螢幕擷取畫面, 字型 的圖片&#10;&#10;AI 產生的內容可能不正確。"/>
                      <pic:cNvPicPr/>
                    </pic:nvPicPr>
                    <pic:blipFill>
                      <a:blip r:embed="rId53"/>
                      <a:stretch>
                        <a:fillRect/>
                      </a:stretch>
                    </pic:blipFill>
                    <pic:spPr>
                      <a:xfrm>
                        <a:off x="0" y="0"/>
                        <a:ext cx="3258005" cy="4239217"/>
                      </a:xfrm>
                      <a:prstGeom prst="rect">
                        <a:avLst/>
                      </a:prstGeom>
                    </pic:spPr>
                  </pic:pic>
                </a:graphicData>
              </a:graphic>
            </wp:inline>
          </w:drawing>
        </w:r>
      </w:ins>
      <w:del w:id="498" w:author="elvis_ting 丁士珉" w:date="2025-05-14T17:21:00Z" w16du:dateUtc="2025-05-14T09:21:00Z">
        <w:r w:rsidR="004117CF" w:rsidRPr="004117CF">
          <w:rPr>
            <w:noProof/>
          </w:rPr>
          <w:drawing>
            <wp:inline distT="0" distB="0" distL="0" distR="0" wp14:anchorId="1CE574BB" wp14:editId="7CF15915">
              <wp:extent cx="5274310" cy="3698875"/>
              <wp:effectExtent l="0" t="0" r="254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98875"/>
                      </a:xfrm>
                      <a:prstGeom prst="rect">
                        <a:avLst/>
                      </a:prstGeom>
                    </pic:spPr>
                  </pic:pic>
                </a:graphicData>
              </a:graphic>
            </wp:inline>
          </w:drawing>
        </w:r>
      </w:del>
    </w:p>
    <w:p w14:paraId="40A3FFCA" w14:textId="4E246284" w:rsidR="005B4617" w:rsidRDefault="005B4617" w:rsidP="008A5AEC">
      <w:pPr>
        <w:rPr>
          <w:ins w:id="499" w:author="elvis_ting 丁士珉" w:date="2025-05-14T17:21:00Z" w16du:dateUtc="2025-05-14T09:21:00Z"/>
        </w:rPr>
      </w:pPr>
      <w:ins w:id="500" w:author="elvis_ting 丁士珉" w:date="2025-05-14T17:21:00Z" w16du:dateUtc="2025-05-14T09:21:00Z">
        <w:r w:rsidRPr="005B4617">
          <w:rPr>
            <w:noProof/>
          </w:rPr>
          <w:drawing>
            <wp:inline distT="0" distB="0" distL="0" distR="0" wp14:anchorId="64E45245" wp14:editId="78E994E8">
              <wp:extent cx="5274310" cy="1289050"/>
              <wp:effectExtent l="0" t="0" r="2540" b="6350"/>
              <wp:docPr id="1987399195"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9195" name="圖片 1" descr="一張含有 文字, 螢幕擷取畫面 的圖片&#10;&#10;AI 產生的內容可能不正確。"/>
                      <pic:cNvPicPr/>
                    </pic:nvPicPr>
                    <pic:blipFill>
                      <a:blip r:embed="rId55"/>
                      <a:stretch>
                        <a:fillRect/>
                      </a:stretch>
                    </pic:blipFill>
                    <pic:spPr>
                      <a:xfrm>
                        <a:off x="0" y="0"/>
                        <a:ext cx="5274310" cy="1289050"/>
                      </a:xfrm>
                      <a:prstGeom prst="rect">
                        <a:avLst/>
                      </a:prstGeom>
                    </pic:spPr>
                  </pic:pic>
                </a:graphicData>
              </a:graphic>
            </wp:inline>
          </w:drawing>
        </w:r>
      </w:ins>
    </w:p>
    <w:p w14:paraId="466E07A2" w14:textId="6567BE73" w:rsidR="005B4617" w:rsidRDefault="0007036F" w:rsidP="008A5AEC">
      <w:pPr>
        <w:rPr>
          <w:ins w:id="501" w:author="elvis_ting 丁士珉" w:date="2025-05-14T17:22:00Z" w16du:dateUtc="2025-05-14T09:22:00Z"/>
        </w:rPr>
      </w:pPr>
      <w:ins w:id="502" w:author="elvis_ting 丁士珉" w:date="2025-05-14T17:22:00Z" w16du:dateUtc="2025-05-14T09:22:00Z">
        <w:r w:rsidRPr="0007036F">
          <w:rPr>
            <w:noProof/>
          </w:rPr>
          <w:drawing>
            <wp:inline distT="0" distB="0" distL="0" distR="0" wp14:anchorId="5802371D" wp14:editId="1775BBC4">
              <wp:extent cx="5274310" cy="1261745"/>
              <wp:effectExtent l="0" t="0" r="2540" b="0"/>
              <wp:docPr id="1475028553" name="圖片 1" descr="一張含有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28553" name="圖片 1" descr="一張含有 螢幕擷取畫面, 文字 的圖片&#10;&#10;AI 產生的內容可能不正確。"/>
                      <pic:cNvPicPr/>
                    </pic:nvPicPr>
                    <pic:blipFill>
                      <a:blip r:embed="rId56"/>
                      <a:stretch>
                        <a:fillRect/>
                      </a:stretch>
                    </pic:blipFill>
                    <pic:spPr>
                      <a:xfrm>
                        <a:off x="0" y="0"/>
                        <a:ext cx="5274310" cy="1261745"/>
                      </a:xfrm>
                      <a:prstGeom prst="rect">
                        <a:avLst/>
                      </a:prstGeom>
                    </pic:spPr>
                  </pic:pic>
                </a:graphicData>
              </a:graphic>
            </wp:inline>
          </w:drawing>
        </w:r>
      </w:ins>
    </w:p>
    <w:p w14:paraId="5D6744CA" w14:textId="22736139" w:rsidR="0007036F" w:rsidRPr="002A2F39" w:rsidRDefault="0007036F" w:rsidP="008A5AEC">
      <w:ins w:id="503" w:author="elvis_ting 丁士珉" w:date="2025-05-14T17:22:00Z" w16du:dateUtc="2025-05-14T09:22:00Z">
        <w:r w:rsidRPr="0007036F">
          <w:rPr>
            <w:noProof/>
          </w:rPr>
          <w:drawing>
            <wp:inline distT="0" distB="0" distL="0" distR="0" wp14:anchorId="3F657B55" wp14:editId="78DFAD4B">
              <wp:extent cx="5274310" cy="1605280"/>
              <wp:effectExtent l="0" t="0" r="2540" b="0"/>
              <wp:docPr id="2059756145" name="圖片 1" descr="一張含有 螢幕擷取畫面, 文字,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56145" name="圖片 1" descr="一張含有 螢幕擷取畫面, 文字, 字型, 數字 的圖片&#10;&#10;AI 產生的內容可能不正確。"/>
                      <pic:cNvPicPr/>
                    </pic:nvPicPr>
                    <pic:blipFill>
                      <a:blip r:embed="rId57"/>
                      <a:stretch>
                        <a:fillRect/>
                      </a:stretch>
                    </pic:blipFill>
                    <pic:spPr>
                      <a:xfrm>
                        <a:off x="0" y="0"/>
                        <a:ext cx="5274310" cy="1605280"/>
                      </a:xfrm>
                      <a:prstGeom prst="rect">
                        <a:avLst/>
                      </a:prstGeom>
                    </pic:spPr>
                  </pic:pic>
                </a:graphicData>
              </a:graphic>
            </wp:inline>
          </w:drawing>
        </w:r>
      </w:ins>
    </w:p>
    <w:p w14:paraId="34B84F2E" w14:textId="77777777" w:rsidR="00B16351" w:rsidRPr="00441E14" w:rsidRDefault="00B16351" w:rsidP="003F284C"/>
    <w:p w14:paraId="17C4F227" w14:textId="77777777" w:rsidR="000734EF" w:rsidRDefault="000734EF" w:rsidP="000734EF">
      <w:pPr>
        <w:pStyle w:val="3"/>
        <w:numPr>
          <w:ilvl w:val="1"/>
          <w:numId w:val="2"/>
        </w:numPr>
      </w:pPr>
      <w:r>
        <w:rPr>
          <w:rFonts w:hint="eastAsia"/>
        </w:rPr>
        <w:t>編輯方式</w:t>
      </w:r>
    </w:p>
    <w:p w14:paraId="798A7E68" w14:textId="7372CC54" w:rsidR="000734EF" w:rsidRDefault="00EF5764" w:rsidP="000734EF">
      <w:bookmarkStart w:id="504" w:name="_Hlk190251995"/>
      <w:r>
        <w:rPr>
          <w:rFonts w:hint="eastAsia"/>
        </w:rPr>
        <w:t>編輯時，會自動帶出可編輯的欄位</w:t>
      </w:r>
      <w:r w:rsidR="00954178">
        <w:rPr>
          <w:rFonts w:hint="eastAsia"/>
        </w:rPr>
        <w:t>以及</w:t>
      </w:r>
      <w:r>
        <w:rPr>
          <w:rFonts w:hint="eastAsia"/>
        </w:rPr>
        <w:t>原本的內容，自行修改</w:t>
      </w:r>
      <w:r w:rsidR="00066E7B">
        <w:rPr>
          <w:rFonts w:hint="eastAsia"/>
        </w:rPr>
        <w:t>或清空</w:t>
      </w:r>
      <w:r>
        <w:rPr>
          <w:rFonts w:hint="eastAsia"/>
        </w:rPr>
        <w:t>需要編輯的欄位，不想修改的欄位保持原樣即可。</w:t>
      </w:r>
      <w:r w:rsidR="005F24D8">
        <w:rPr>
          <w:rFonts w:hint="eastAsia"/>
        </w:rPr>
        <w:t>點擊下一步</w:t>
      </w:r>
      <w:r w:rsidR="009E3C91">
        <w:rPr>
          <w:rFonts w:hint="eastAsia"/>
        </w:rPr>
        <w:t>或上一步在不同設定中切換，在最後一頁點擊確定完成編輯</w:t>
      </w:r>
      <w:r>
        <w:rPr>
          <w:rFonts w:hint="eastAsia"/>
        </w:rPr>
        <w:t>：</w:t>
      </w:r>
    </w:p>
    <w:bookmarkEnd w:id="504"/>
    <w:p w14:paraId="78C850B7" w14:textId="379750E4" w:rsidR="00EF5764" w:rsidRDefault="009E3C91" w:rsidP="000734EF">
      <w:del w:id="505" w:author="elvis_ting 丁士珉" w:date="2025-05-14T17:23:00Z" w16du:dateUtc="2025-05-14T09:23:00Z">
        <w:r w:rsidRPr="009E3C91">
          <w:rPr>
            <w:noProof/>
          </w:rPr>
          <w:drawing>
            <wp:inline distT="0" distB="0" distL="0" distR="0" wp14:anchorId="027B52A1" wp14:editId="2DDE6F1B">
              <wp:extent cx="5274310" cy="3735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35705"/>
                      </a:xfrm>
                      <a:prstGeom prst="rect">
                        <a:avLst/>
                      </a:prstGeom>
                    </pic:spPr>
                  </pic:pic>
                </a:graphicData>
              </a:graphic>
            </wp:inline>
          </w:drawing>
        </w:r>
      </w:del>
      <w:ins w:id="506" w:author="elvis_ting 丁士珉" w:date="2025-05-14T17:23:00Z" w16du:dateUtc="2025-05-14T09:23:00Z">
        <w:r w:rsidR="00833E88" w:rsidRPr="00833E88">
          <w:rPr>
            <w:noProof/>
          </w:rPr>
          <w:t xml:space="preserve"> </w:t>
        </w:r>
        <w:r w:rsidR="00833E88" w:rsidRPr="00833E88">
          <w:rPr>
            <w:noProof/>
          </w:rPr>
          <w:drawing>
            <wp:inline distT="0" distB="0" distL="0" distR="0" wp14:anchorId="5D63A875" wp14:editId="3597F8B7">
              <wp:extent cx="5274310" cy="3734435"/>
              <wp:effectExtent l="0" t="0" r="2540" b="0"/>
              <wp:docPr id="2009876203" name="圖片 1" descr="一張含有 文字, 螢幕擷取畫面, 軟體, 電腦圖示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6203" name="圖片 1" descr="一張含有 文字, 螢幕擷取畫面, 軟體, 電腦圖示 的圖片&#10;&#10;AI 產生的內容可能不正確。"/>
                      <pic:cNvPicPr/>
                    </pic:nvPicPr>
                    <pic:blipFill>
                      <a:blip r:embed="rId59"/>
                      <a:stretch>
                        <a:fillRect/>
                      </a:stretch>
                    </pic:blipFill>
                    <pic:spPr>
                      <a:xfrm>
                        <a:off x="0" y="0"/>
                        <a:ext cx="5274310" cy="3734435"/>
                      </a:xfrm>
                      <a:prstGeom prst="rect">
                        <a:avLst/>
                      </a:prstGeom>
                    </pic:spPr>
                  </pic:pic>
                </a:graphicData>
              </a:graphic>
            </wp:inline>
          </w:drawing>
        </w:r>
      </w:ins>
    </w:p>
    <w:p w14:paraId="6A5D6DE5" w14:textId="59233C9C" w:rsidR="002029DC" w:rsidRDefault="002029DC" w:rsidP="000734EF">
      <w:r w:rsidRPr="002029DC">
        <w:rPr>
          <w:noProof/>
        </w:rPr>
        <w:lastRenderedPageBreak/>
        <w:drawing>
          <wp:inline distT="0" distB="0" distL="0" distR="0" wp14:anchorId="37D90E4E" wp14:editId="1558D307">
            <wp:extent cx="5274310" cy="3732530"/>
            <wp:effectExtent l="0" t="0" r="2540" b="127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732530"/>
                    </a:xfrm>
                    <a:prstGeom prst="rect">
                      <a:avLst/>
                    </a:prstGeom>
                  </pic:spPr>
                </pic:pic>
              </a:graphicData>
            </a:graphic>
          </wp:inline>
        </w:drawing>
      </w:r>
    </w:p>
    <w:p w14:paraId="52AD30C4" w14:textId="7FD612CC" w:rsidR="00EF5764" w:rsidRDefault="002029DC" w:rsidP="000734EF">
      <w:del w:id="507" w:author="elvis_ting 丁士珉" w:date="2025-05-14T17:23:00Z" w16du:dateUtc="2025-05-14T09:23:00Z">
        <w:r w:rsidRPr="002029DC">
          <w:rPr>
            <w:noProof/>
          </w:rPr>
          <w:drawing>
            <wp:inline distT="0" distB="0" distL="0" distR="0" wp14:anchorId="2254D718" wp14:editId="21FD18F4">
              <wp:extent cx="5274310" cy="3745230"/>
              <wp:effectExtent l="0" t="0" r="254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45230"/>
                      </a:xfrm>
                      <a:prstGeom prst="rect">
                        <a:avLst/>
                      </a:prstGeom>
                    </pic:spPr>
                  </pic:pic>
                </a:graphicData>
              </a:graphic>
            </wp:inline>
          </w:drawing>
        </w:r>
      </w:del>
      <w:ins w:id="508" w:author="elvis_ting 丁士珉" w:date="2025-05-14T17:23:00Z" w16du:dateUtc="2025-05-14T09:23:00Z">
        <w:r w:rsidR="00755626" w:rsidRPr="00755626">
          <w:rPr>
            <w:noProof/>
          </w:rPr>
          <w:t xml:space="preserve"> </w:t>
        </w:r>
        <w:r w:rsidR="00755626" w:rsidRPr="00755626">
          <w:rPr>
            <w:noProof/>
          </w:rPr>
          <w:drawing>
            <wp:inline distT="0" distB="0" distL="0" distR="0" wp14:anchorId="1CA49AEA" wp14:editId="49FA207F">
              <wp:extent cx="5274310" cy="3729355"/>
              <wp:effectExtent l="0" t="0" r="2540" b="4445"/>
              <wp:docPr id="1856138537" name="圖片 1" descr="一張含有 螢幕擷取畫面, 文字, 軟體, 電腦圖示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8537" name="圖片 1" descr="一張含有 螢幕擷取畫面, 文字, 軟體, 電腦圖示 的圖片&#10;&#10;AI 產生的內容可能不正確。"/>
                      <pic:cNvPicPr/>
                    </pic:nvPicPr>
                    <pic:blipFill>
                      <a:blip r:embed="rId62"/>
                      <a:stretch>
                        <a:fillRect/>
                      </a:stretch>
                    </pic:blipFill>
                    <pic:spPr>
                      <a:xfrm>
                        <a:off x="0" y="0"/>
                        <a:ext cx="5274310" cy="3729355"/>
                      </a:xfrm>
                      <a:prstGeom prst="rect">
                        <a:avLst/>
                      </a:prstGeom>
                    </pic:spPr>
                  </pic:pic>
                </a:graphicData>
              </a:graphic>
            </wp:inline>
          </w:drawing>
        </w:r>
      </w:ins>
    </w:p>
    <w:p w14:paraId="55E6A9EA" w14:textId="77777777" w:rsidR="00EF5764" w:rsidRDefault="00EF5764" w:rsidP="000734EF"/>
    <w:p w14:paraId="51205D7B" w14:textId="77777777" w:rsidR="000734EF" w:rsidRDefault="000734EF" w:rsidP="000734EF">
      <w:pPr>
        <w:pStyle w:val="3"/>
        <w:numPr>
          <w:ilvl w:val="1"/>
          <w:numId w:val="2"/>
        </w:numPr>
      </w:pPr>
      <w:r>
        <w:rPr>
          <w:rFonts w:hint="eastAsia"/>
        </w:rPr>
        <w:lastRenderedPageBreak/>
        <w:t>刪除方式</w:t>
      </w:r>
    </w:p>
    <w:p w14:paraId="70E481DF" w14:textId="4B317346" w:rsidR="002029DC" w:rsidRDefault="002029DC" w:rsidP="002029DC">
      <w:bookmarkStart w:id="509" w:name="_Hlk190249217"/>
      <w:r>
        <w:rPr>
          <w:rFonts w:hint="eastAsia"/>
        </w:rPr>
        <w:t>刪除時，需要輸入</w:t>
      </w:r>
      <w:ins w:id="510" w:author="elvis_ting 丁士珉" w:date="2025-05-16T14:11:00Z" w16du:dateUtc="2025-05-16T06:11:00Z">
        <w:r w:rsidR="007B4F55">
          <w:rPr>
            <w:rFonts w:hint="eastAsia"/>
          </w:rPr>
          <w:t>備份</w:t>
        </w:r>
      </w:ins>
      <w:r>
        <w:rPr>
          <w:rFonts w:hint="eastAsia"/>
        </w:rPr>
        <w:t>名稱確認是否要刪除，輸入完正確的名稱後，才可以點擊右下角</w:t>
      </w:r>
      <w:ins w:id="511" w:author="elvis_ting 丁士珉" w:date="2025-05-16T10:32:00Z" w16du:dateUtc="2025-05-16T02:32:00Z">
        <w:r w:rsidR="00ED3920">
          <w:rPr>
            <w:rFonts w:hint="eastAsia"/>
          </w:rPr>
          <w:t>紅色</w:t>
        </w:r>
      </w:ins>
      <w:r>
        <w:rPr>
          <w:rFonts w:hint="eastAsia"/>
        </w:rPr>
        <w:t>確定</w:t>
      </w:r>
      <w:ins w:id="512" w:author="elvis_ting 丁士珉" w:date="2025-05-16T10:32:00Z" w16du:dateUtc="2025-05-16T02:32:00Z">
        <w:r w:rsidR="00ED3920">
          <w:rPr>
            <w:rFonts w:hint="eastAsia"/>
          </w:rPr>
          <w:t>按鈕</w:t>
        </w:r>
      </w:ins>
      <w:r>
        <w:rPr>
          <w:rFonts w:hint="eastAsia"/>
        </w:rPr>
        <w:t>完成刪除：</w:t>
      </w:r>
    </w:p>
    <w:bookmarkEnd w:id="509"/>
    <w:p w14:paraId="4BFC0C67" w14:textId="2B3D6BDD" w:rsidR="008E6EB5" w:rsidRPr="002029DC" w:rsidRDefault="00242363" w:rsidP="003F284C">
      <w:del w:id="513" w:author="elvis_ting 丁士珉" w:date="2025-05-14T17:23:00Z" w16du:dateUtc="2025-05-14T09:23:00Z">
        <w:r w:rsidRPr="00242363">
          <w:rPr>
            <w:noProof/>
          </w:rPr>
          <w:drawing>
            <wp:inline distT="0" distB="0" distL="0" distR="0" wp14:anchorId="22D2216F" wp14:editId="72595BA4">
              <wp:extent cx="4772691" cy="1838582"/>
              <wp:effectExtent l="0" t="0" r="0" b="9525"/>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2691" cy="1838582"/>
                      </a:xfrm>
                      <a:prstGeom prst="rect">
                        <a:avLst/>
                      </a:prstGeom>
                    </pic:spPr>
                  </pic:pic>
                </a:graphicData>
              </a:graphic>
            </wp:inline>
          </w:drawing>
        </w:r>
      </w:del>
      <w:ins w:id="514" w:author="elvis_ting 丁士珉" w:date="2025-05-14T17:23:00Z" w16du:dateUtc="2025-05-14T09:23:00Z">
        <w:r w:rsidR="00755626" w:rsidRPr="00755626">
          <w:rPr>
            <w:noProof/>
          </w:rPr>
          <w:t xml:space="preserve"> </w:t>
        </w:r>
        <w:r w:rsidR="00755626" w:rsidRPr="00755626">
          <w:rPr>
            <w:noProof/>
          </w:rPr>
          <w:drawing>
            <wp:inline distT="0" distB="0" distL="0" distR="0" wp14:anchorId="50CF82A4" wp14:editId="2199CB77">
              <wp:extent cx="4782217" cy="1848108"/>
              <wp:effectExtent l="0" t="0" r="0" b="0"/>
              <wp:docPr id="441596201"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6201" name="圖片 1" descr="一張含有 文字, 螢幕擷取畫面, 字型 的圖片&#10;&#10;AI 產生的內容可能不正確。"/>
                      <pic:cNvPicPr/>
                    </pic:nvPicPr>
                    <pic:blipFill>
                      <a:blip r:embed="rId64"/>
                      <a:stretch>
                        <a:fillRect/>
                      </a:stretch>
                    </pic:blipFill>
                    <pic:spPr>
                      <a:xfrm>
                        <a:off x="0" y="0"/>
                        <a:ext cx="4782217" cy="1848108"/>
                      </a:xfrm>
                      <a:prstGeom prst="rect">
                        <a:avLst/>
                      </a:prstGeom>
                    </pic:spPr>
                  </pic:pic>
                </a:graphicData>
              </a:graphic>
            </wp:inline>
          </w:drawing>
        </w:r>
      </w:ins>
    </w:p>
    <w:p w14:paraId="4FE645CA" w14:textId="77777777" w:rsidR="0072681F" w:rsidRDefault="0072681F" w:rsidP="003F284C">
      <w:pPr>
        <w:rPr>
          <w:ins w:id="515" w:author="elvis_ting 丁士珉" w:date="2025-05-14T16:34:00Z" w16du:dateUtc="2025-05-14T08:34:00Z"/>
        </w:rPr>
      </w:pPr>
    </w:p>
    <w:p w14:paraId="0E3944C4" w14:textId="3507E2C2" w:rsidR="00271D7C" w:rsidRDefault="00271D7C" w:rsidP="00271D7C">
      <w:pPr>
        <w:pStyle w:val="2"/>
        <w:numPr>
          <w:ilvl w:val="0"/>
          <w:numId w:val="2"/>
        </w:numPr>
        <w:rPr>
          <w:ins w:id="516" w:author="elvis_ting 丁士珉" w:date="2025-05-14T16:34:00Z" w16du:dateUtc="2025-05-14T08:34:00Z"/>
          <w:sz w:val="40"/>
          <w:szCs w:val="40"/>
        </w:rPr>
      </w:pPr>
      <w:ins w:id="517" w:author="elvis_ting 丁士珉" w:date="2025-05-14T16:34:00Z" w16du:dateUtc="2025-05-14T08:34:00Z">
        <w:r>
          <w:rPr>
            <w:rFonts w:hint="eastAsia"/>
            <w:sz w:val="40"/>
            <w:szCs w:val="40"/>
          </w:rPr>
          <w:t>Ba</w:t>
        </w:r>
        <w:r>
          <w:rPr>
            <w:sz w:val="40"/>
            <w:szCs w:val="40"/>
          </w:rPr>
          <w:t>ckup</w:t>
        </w:r>
        <w:r>
          <w:rPr>
            <w:rFonts w:hint="eastAsia"/>
            <w:sz w:val="40"/>
            <w:szCs w:val="40"/>
          </w:rPr>
          <w:t>-file</w:t>
        </w:r>
        <w:r>
          <w:rPr>
            <w:rFonts w:hint="eastAsia"/>
            <w:sz w:val="40"/>
            <w:szCs w:val="40"/>
          </w:rPr>
          <w:t>備份檔案</w:t>
        </w:r>
      </w:ins>
    </w:p>
    <w:p w14:paraId="460FB931" w14:textId="77777777" w:rsidR="00271D7C" w:rsidRPr="00D80731" w:rsidRDefault="00271D7C" w:rsidP="00271D7C">
      <w:pPr>
        <w:pStyle w:val="3"/>
        <w:numPr>
          <w:ilvl w:val="1"/>
          <w:numId w:val="2"/>
        </w:numPr>
        <w:rPr>
          <w:ins w:id="518" w:author="elvis_ting 丁士珉" w:date="2025-05-14T16:34:00Z" w16du:dateUtc="2025-05-14T08:34:00Z"/>
        </w:rPr>
      </w:pPr>
      <w:ins w:id="519" w:author="elvis_ting 丁士珉" w:date="2025-05-14T16:34:00Z" w16du:dateUtc="2025-05-14T08:34:00Z">
        <w:r>
          <w:rPr>
            <w:rFonts w:hint="eastAsia"/>
          </w:rPr>
          <w:t>說明</w:t>
        </w:r>
      </w:ins>
    </w:p>
    <w:p w14:paraId="769C2816" w14:textId="4D4FF214" w:rsidR="00E22187" w:rsidRDefault="00271D7C" w:rsidP="00271D7C">
      <w:pPr>
        <w:rPr>
          <w:ins w:id="520" w:author="elvis_ting 丁士珉" w:date="2025-05-15T09:45:00Z" w16du:dateUtc="2025-05-15T01:45:00Z"/>
        </w:rPr>
      </w:pPr>
      <w:ins w:id="521" w:author="elvis_ting 丁士珉" w:date="2025-05-14T16:34:00Z" w16du:dateUtc="2025-05-14T08:34:00Z">
        <w:r>
          <w:rPr>
            <w:rFonts w:hint="eastAsia"/>
          </w:rPr>
          <w:t>備份</w:t>
        </w:r>
      </w:ins>
      <w:ins w:id="522" w:author="elvis_ting 丁士珉" w:date="2025-05-14T17:27:00Z" w16du:dateUtc="2025-05-14T09:27:00Z">
        <w:r w:rsidR="005B090D">
          <w:rPr>
            <w:rFonts w:hint="eastAsia"/>
          </w:rPr>
          <w:t>檔案頁面可以</w:t>
        </w:r>
      </w:ins>
      <w:ins w:id="523" w:author="elvis_ting 丁士珉" w:date="2025-05-14T16:34:00Z" w16du:dateUtc="2025-05-14T08:34:00Z">
        <w:r>
          <w:rPr>
            <w:rFonts w:hint="eastAsia"/>
          </w:rPr>
          <w:t>用來</w:t>
        </w:r>
      </w:ins>
      <w:ins w:id="524" w:author="elvis_ting 丁士珉" w:date="2025-05-14T17:27:00Z" w16du:dateUtc="2025-05-14T09:27:00Z">
        <w:r w:rsidR="005B090D">
          <w:rPr>
            <w:rFonts w:hint="eastAsia"/>
          </w:rPr>
          <w:t>確認</w:t>
        </w:r>
      </w:ins>
      <w:ins w:id="525" w:author="elvis_ting 丁士珉" w:date="2025-05-16T10:33:00Z" w16du:dateUtc="2025-05-16T02:33:00Z">
        <w:r w:rsidR="006C62D2">
          <w:rPr>
            <w:rFonts w:hint="eastAsia"/>
          </w:rPr>
          <w:t>或刪除</w:t>
        </w:r>
      </w:ins>
      <w:ins w:id="526" w:author="elvis_ting 丁士珉" w:date="2025-05-14T17:27:00Z" w16du:dateUtc="2025-05-14T09:27:00Z">
        <w:r w:rsidR="005B090D">
          <w:rPr>
            <w:rFonts w:hint="eastAsia"/>
          </w:rPr>
          <w:t>備份設定產生的備份</w:t>
        </w:r>
      </w:ins>
      <w:ins w:id="527" w:author="elvis_ting 丁士珉" w:date="2025-05-16T10:33:00Z" w16du:dateUtc="2025-05-16T02:33:00Z">
        <w:r w:rsidR="006C62D2">
          <w:rPr>
            <w:rFonts w:hint="eastAsia"/>
          </w:rPr>
          <w:t>檔案</w:t>
        </w:r>
      </w:ins>
      <w:ins w:id="528" w:author="elvis_ting 丁士珉" w:date="2025-05-14T17:27:00Z" w16du:dateUtc="2025-05-14T09:27:00Z">
        <w:r w:rsidR="005B090D">
          <w:rPr>
            <w:rFonts w:hint="eastAsia"/>
          </w:rPr>
          <w:t>，不管是單次備份</w:t>
        </w:r>
      </w:ins>
      <w:ins w:id="529" w:author="elvis_ting 丁士珉" w:date="2025-05-15T16:13:00Z" w16du:dateUtc="2025-05-15T08:13:00Z">
        <w:r w:rsidR="00B45400">
          <w:rPr>
            <w:rFonts w:hint="eastAsia"/>
          </w:rPr>
          <w:t>、</w:t>
        </w:r>
      </w:ins>
      <w:ins w:id="530" w:author="elvis_ting 丁士珉" w:date="2025-05-14T17:27:00Z" w16du:dateUtc="2025-05-14T09:27:00Z">
        <w:r w:rsidR="005B090D">
          <w:rPr>
            <w:rFonts w:hint="eastAsia"/>
          </w:rPr>
          <w:t>持續備份</w:t>
        </w:r>
      </w:ins>
      <w:ins w:id="531" w:author="elvis_ting 丁士珉" w:date="2025-05-15T16:13:00Z" w16du:dateUtc="2025-05-15T08:13:00Z">
        <w:r w:rsidR="00B45400">
          <w:rPr>
            <w:rFonts w:hint="eastAsia"/>
          </w:rPr>
          <w:t>或是定時備份</w:t>
        </w:r>
      </w:ins>
      <w:ins w:id="532" w:author="elvis_ting 丁士珉" w:date="2025-05-14T17:28:00Z" w16du:dateUtc="2025-05-14T09:28:00Z">
        <w:r w:rsidR="005B090D">
          <w:rPr>
            <w:rFonts w:hint="eastAsia"/>
          </w:rPr>
          <w:t>產生的備份檔案都可以在備份檔案頁面中</w:t>
        </w:r>
      </w:ins>
      <w:ins w:id="533" w:author="elvis_ting 丁士珉" w:date="2025-05-16T10:33:00Z" w16du:dateUtc="2025-05-16T02:33:00Z">
        <w:r w:rsidR="006C62D2">
          <w:rPr>
            <w:rFonts w:hint="eastAsia"/>
          </w:rPr>
          <w:t>確認與刪除</w:t>
        </w:r>
      </w:ins>
      <w:ins w:id="534" w:author="elvis_ting 丁士珉" w:date="2025-05-14T17:28:00Z" w16du:dateUtc="2025-05-14T09:28:00Z">
        <w:r w:rsidR="005B090D">
          <w:rPr>
            <w:rFonts w:hint="eastAsia"/>
          </w:rPr>
          <w:t>。</w:t>
        </w:r>
      </w:ins>
      <w:ins w:id="535" w:author="elvis_ting 丁士珉" w:date="2025-05-16T10:33:00Z" w16du:dateUtc="2025-05-16T02:33:00Z">
        <w:r w:rsidR="001E2DA6">
          <w:rPr>
            <w:rFonts w:hint="eastAsia"/>
          </w:rPr>
          <w:t>可以查看</w:t>
        </w:r>
      </w:ins>
      <w:ins w:id="536" w:author="elvis_ting 丁士珉" w:date="2025-05-15T09:08:00Z" w16du:dateUtc="2025-05-15T01:08:00Z">
        <w:r w:rsidR="00C54C08">
          <w:rPr>
            <w:rFonts w:hint="eastAsia"/>
          </w:rPr>
          <w:t>備份檔案的狀態與詳細資訊等等</w:t>
        </w:r>
      </w:ins>
      <w:ins w:id="537" w:author="elvis_ting 丁士珉" w:date="2025-05-16T10:33:00Z" w16du:dateUtc="2025-05-16T02:33:00Z">
        <w:r w:rsidR="001E2DA6">
          <w:rPr>
            <w:rFonts w:hint="eastAsia"/>
          </w:rPr>
          <w:t>，刪除的</w:t>
        </w:r>
      </w:ins>
      <w:ins w:id="538" w:author="elvis_ting 丁士珉" w:date="2025-05-16T10:34:00Z" w16du:dateUtc="2025-05-16T02:34:00Z">
        <w:r w:rsidR="001E2DA6">
          <w:rPr>
            <w:rFonts w:hint="eastAsia"/>
          </w:rPr>
          <w:t>話，會將備份檔案從儲存庫中完全刪除，且無法回復</w:t>
        </w:r>
      </w:ins>
      <w:ins w:id="539" w:author="elvis_ting 丁士珉" w:date="2025-05-15T09:08:00Z" w16du:dateUtc="2025-05-15T01:08:00Z">
        <w:r w:rsidR="00C54C08">
          <w:rPr>
            <w:rFonts w:hint="eastAsia"/>
          </w:rPr>
          <w:t>。</w:t>
        </w:r>
      </w:ins>
    </w:p>
    <w:p w14:paraId="104A6427" w14:textId="77777777" w:rsidR="00E22187" w:rsidRPr="00F17244" w:rsidRDefault="00E22187" w:rsidP="00271D7C">
      <w:pPr>
        <w:rPr>
          <w:ins w:id="540" w:author="elvis_ting 丁士珉" w:date="2025-05-15T09:45:00Z" w16du:dateUtc="2025-05-15T01:45:00Z"/>
        </w:rPr>
      </w:pPr>
    </w:p>
    <w:p w14:paraId="64406A29" w14:textId="01AC7BE0" w:rsidR="00271D7C" w:rsidRPr="00C51E95" w:rsidRDefault="00924A03" w:rsidP="00271D7C">
      <w:pPr>
        <w:rPr>
          <w:ins w:id="541" w:author="elvis_ting 丁士珉" w:date="2025-05-14T16:34:00Z" w16du:dateUtc="2025-05-14T08:34:00Z"/>
        </w:rPr>
      </w:pPr>
      <w:ins w:id="542" w:author="elvis_ting 丁士珉" w:date="2025-05-15T09:45:00Z" w16du:dateUtc="2025-05-15T01:45:00Z">
        <w:r>
          <w:rPr>
            <w:rFonts w:hint="eastAsia"/>
          </w:rPr>
          <w:t>因為多個集群可以連線到相同儲存庫中的相同</w:t>
        </w:r>
        <w:r>
          <w:rPr>
            <w:rFonts w:hint="eastAsia"/>
          </w:rPr>
          <w:t>Bucket</w:t>
        </w:r>
        <w:r>
          <w:rPr>
            <w:rFonts w:hint="eastAsia"/>
          </w:rPr>
          <w:t>，所以在備份檔案頁面中</w:t>
        </w:r>
        <w:r w:rsidR="00E22187">
          <w:rPr>
            <w:rFonts w:hint="eastAsia"/>
          </w:rPr>
          <w:t>也可以</w:t>
        </w:r>
      </w:ins>
      <w:ins w:id="543" w:author="elvis_ting 丁士珉" w:date="2025-05-15T16:14:00Z" w16du:dateUtc="2025-05-15T08:14:00Z">
        <w:r w:rsidR="00B45400">
          <w:rPr>
            <w:rFonts w:hint="eastAsia"/>
          </w:rPr>
          <w:t>查看</w:t>
        </w:r>
      </w:ins>
      <w:ins w:id="544" w:author="elvis_ting 丁士珉" w:date="2025-05-15T09:45:00Z" w16du:dateUtc="2025-05-15T01:45:00Z">
        <w:r w:rsidR="00E22187">
          <w:rPr>
            <w:rFonts w:hint="eastAsia"/>
          </w:rPr>
          <w:t>不是由自己集群中的備份設定產生的備份檔案</w:t>
        </w:r>
      </w:ins>
      <w:ins w:id="545" w:author="elvis_ting 丁士珉" w:date="2025-05-15T09:46:00Z" w16du:dateUtc="2025-05-15T01:46:00Z">
        <w:r w:rsidR="00E22187">
          <w:rPr>
            <w:rFonts w:hint="eastAsia"/>
          </w:rPr>
          <w:t>，或是原本就存在於儲存庫中的備份檔案</w:t>
        </w:r>
        <w:r w:rsidR="00C51E95">
          <w:rPr>
            <w:rFonts w:hint="eastAsia"/>
          </w:rPr>
          <w:t>。</w:t>
        </w:r>
      </w:ins>
    </w:p>
    <w:p w14:paraId="2A99B396" w14:textId="77777777" w:rsidR="00271D7C" w:rsidRDefault="00271D7C" w:rsidP="00271D7C">
      <w:pPr>
        <w:rPr>
          <w:ins w:id="546" w:author="elvis_ting 丁士珉" w:date="2025-05-14T16:34:00Z" w16du:dateUtc="2025-05-14T08:34:00Z"/>
        </w:rPr>
      </w:pPr>
    </w:p>
    <w:p w14:paraId="658B5543" w14:textId="39375EEC" w:rsidR="00271D7C" w:rsidRDefault="00DE4AE2" w:rsidP="00271D7C">
      <w:pPr>
        <w:pStyle w:val="3"/>
        <w:numPr>
          <w:ilvl w:val="1"/>
          <w:numId w:val="2"/>
        </w:numPr>
        <w:rPr>
          <w:ins w:id="547" w:author="elvis_ting 丁士珉" w:date="2025-05-14T16:34:00Z" w16du:dateUtc="2025-05-14T08:34:00Z"/>
        </w:rPr>
      </w:pPr>
      <w:ins w:id="548" w:author="elvis_ting 丁士珉" w:date="2025-05-15T09:08:00Z" w16du:dateUtc="2025-05-15T01:08:00Z">
        <w:r>
          <w:rPr>
            <w:rFonts w:hint="eastAsia"/>
          </w:rPr>
          <w:t>進入點</w:t>
        </w:r>
      </w:ins>
      <w:ins w:id="549" w:author="elvis_ting 丁士珉" w:date="2025-05-14T16:34:00Z" w16du:dateUtc="2025-05-14T08:34:00Z">
        <w:r w:rsidR="00271D7C">
          <w:rPr>
            <w:rFonts w:hint="eastAsia"/>
          </w:rPr>
          <w:t>及欄位說明</w:t>
        </w:r>
      </w:ins>
    </w:p>
    <w:p w14:paraId="2D52C807" w14:textId="75041C87" w:rsidR="00271D7C" w:rsidRDefault="00271D7C" w:rsidP="00271D7C">
      <w:pPr>
        <w:rPr>
          <w:ins w:id="550" w:author="elvis_ting 丁士珉" w:date="2025-05-14T16:34:00Z" w16du:dateUtc="2025-05-14T08:34:00Z"/>
        </w:rPr>
      </w:pPr>
      <w:ins w:id="551" w:author="elvis_ting 丁士珉" w:date="2025-05-14T16:34:00Z" w16du:dateUtc="2025-05-14T08:34:00Z">
        <w:r>
          <w:rPr>
            <w:rFonts w:hint="eastAsia"/>
          </w:rPr>
          <w:t>進入</w:t>
        </w:r>
        <w:r>
          <w:rPr>
            <w:rFonts w:hint="eastAsia"/>
          </w:rPr>
          <w:t>C</w:t>
        </w:r>
        <w:r>
          <w:t>luster Management</w:t>
        </w:r>
        <w:r>
          <w:rPr>
            <w:rFonts w:hint="eastAsia"/>
          </w:rPr>
          <w:t>頁面，點擊左側列表中的</w:t>
        </w:r>
        <w:r>
          <w:rPr>
            <w:rFonts w:hint="eastAsia"/>
          </w:rPr>
          <w:t>C</w:t>
        </w:r>
        <w:r>
          <w:t>luster Sync</w:t>
        </w:r>
        <w:r>
          <w:rPr>
            <w:rFonts w:hint="eastAsia"/>
          </w:rPr>
          <w:t>功能的備份</w:t>
        </w:r>
      </w:ins>
      <w:ins w:id="552" w:author="elvis_ting 丁士珉" w:date="2025-05-15T09:08:00Z" w16du:dateUtc="2025-05-15T01:08:00Z">
        <w:r w:rsidR="00DE4AE2">
          <w:rPr>
            <w:rFonts w:hint="eastAsia"/>
          </w:rPr>
          <w:t>檔案</w:t>
        </w:r>
      </w:ins>
      <w:ins w:id="553" w:author="elvis_ting 丁士珉" w:date="2025-05-14T16:34:00Z" w16du:dateUtc="2025-05-14T08:34:00Z">
        <w:r>
          <w:rPr>
            <w:rFonts w:hint="eastAsia"/>
          </w:rPr>
          <w:t>：</w:t>
        </w:r>
      </w:ins>
    </w:p>
    <w:p w14:paraId="5BD08278" w14:textId="13C6FA9F" w:rsidR="00271D7C" w:rsidRDefault="00DE4AE2" w:rsidP="00271D7C">
      <w:pPr>
        <w:rPr>
          <w:ins w:id="554" w:author="elvis_ting 丁士珉" w:date="2025-05-14T16:34:00Z" w16du:dateUtc="2025-05-14T08:34:00Z"/>
        </w:rPr>
      </w:pPr>
      <w:ins w:id="555" w:author="elvis_ting 丁士珉" w:date="2025-05-15T09:08:00Z" w16du:dateUtc="2025-05-15T01:08:00Z">
        <w:r w:rsidRPr="00DE4AE2">
          <w:rPr>
            <w:noProof/>
          </w:rPr>
          <w:lastRenderedPageBreak/>
          <w:drawing>
            <wp:inline distT="0" distB="0" distL="0" distR="0" wp14:anchorId="538973C3" wp14:editId="5B2ADD0D">
              <wp:extent cx="1867161" cy="2019582"/>
              <wp:effectExtent l="0" t="0" r="0" b="0"/>
              <wp:docPr id="10008555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5526" name=""/>
                      <pic:cNvPicPr/>
                    </pic:nvPicPr>
                    <pic:blipFill>
                      <a:blip r:embed="rId65"/>
                      <a:stretch>
                        <a:fillRect/>
                      </a:stretch>
                    </pic:blipFill>
                    <pic:spPr>
                      <a:xfrm>
                        <a:off x="0" y="0"/>
                        <a:ext cx="1867161" cy="2019582"/>
                      </a:xfrm>
                      <a:prstGeom prst="rect">
                        <a:avLst/>
                      </a:prstGeom>
                    </pic:spPr>
                  </pic:pic>
                </a:graphicData>
              </a:graphic>
            </wp:inline>
          </w:drawing>
        </w:r>
      </w:ins>
    </w:p>
    <w:p w14:paraId="76DCC345" w14:textId="60309BBC" w:rsidR="00271D7C" w:rsidRDefault="00271D7C" w:rsidP="00271D7C">
      <w:pPr>
        <w:rPr>
          <w:ins w:id="556" w:author="elvis_ting 丁士珉" w:date="2025-05-15T09:44:00Z" w16du:dateUtc="2025-05-15T01:44:00Z"/>
        </w:rPr>
      </w:pPr>
    </w:p>
    <w:p w14:paraId="7E93833B" w14:textId="3F69875B" w:rsidR="00A63369" w:rsidRDefault="00A63369" w:rsidP="00271D7C">
      <w:pPr>
        <w:rPr>
          <w:ins w:id="557" w:author="elvis_ting 丁士珉" w:date="2025-05-14T16:34:00Z" w16du:dateUtc="2025-05-14T08:34:00Z"/>
        </w:rPr>
      </w:pPr>
      <w:ins w:id="558" w:author="elvis_ting 丁士珉" w:date="2025-05-15T09:44:00Z" w16du:dateUtc="2025-05-15T01:44:00Z">
        <w:r>
          <w:rPr>
            <w:rFonts w:hint="eastAsia"/>
          </w:rPr>
          <w:t>可以看到</w:t>
        </w:r>
      </w:ins>
      <w:ins w:id="559" w:author="elvis_ting 丁士珉" w:date="2025-05-15T09:46:00Z" w16du:dateUtc="2025-05-15T01:46:00Z">
        <w:r w:rsidR="00C51E95">
          <w:rPr>
            <w:rFonts w:hint="eastAsia"/>
          </w:rPr>
          <w:t>已經</w:t>
        </w:r>
      </w:ins>
      <w:ins w:id="560" w:author="elvis_ting 丁士珉" w:date="2025-05-15T09:44:00Z" w16du:dateUtc="2025-05-15T01:44:00Z">
        <w:r w:rsidR="00924A03">
          <w:rPr>
            <w:rFonts w:hint="eastAsia"/>
          </w:rPr>
          <w:t>產生的備份檔案</w:t>
        </w:r>
      </w:ins>
      <w:ins w:id="561" w:author="elvis_ting 丁士珉" w:date="2025-05-15T09:46:00Z" w16du:dateUtc="2025-05-15T01:46:00Z">
        <w:r w:rsidR="00C51E95">
          <w:rPr>
            <w:rFonts w:hint="eastAsia"/>
          </w:rPr>
          <w:t>，以及備份檔案相關的資訊。以下將介紹各欄位的</w:t>
        </w:r>
      </w:ins>
      <w:ins w:id="562" w:author="elvis_ting 丁士珉" w:date="2025-05-15T09:47:00Z" w16du:dateUtc="2025-05-15T01:47:00Z">
        <w:r w:rsidR="009C3A8B">
          <w:rPr>
            <w:rFonts w:hint="eastAsia"/>
          </w:rPr>
          <w:t>內容。</w:t>
        </w:r>
      </w:ins>
    </w:p>
    <w:p w14:paraId="35E73742" w14:textId="3AF7811C" w:rsidR="00271D7C" w:rsidRDefault="00A63369" w:rsidP="00271D7C">
      <w:pPr>
        <w:rPr>
          <w:ins w:id="563" w:author="elvis_ting 丁士珉" w:date="2025-05-14T16:34:00Z" w16du:dateUtc="2025-05-14T08:34:00Z"/>
        </w:rPr>
      </w:pPr>
      <w:ins w:id="564" w:author="elvis_ting 丁士珉" w:date="2025-05-15T09:44:00Z" w16du:dateUtc="2025-05-15T01:44:00Z">
        <w:r w:rsidRPr="00A63369">
          <w:rPr>
            <w:noProof/>
          </w:rPr>
          <w:drawing>
            <wp:inline distT="0" distB="0" distL="0" distR="0" wp14:anchorId="4420E557" wp14:editId="75C9D8C8">
              <wp:extent cx="5274310" cy="1500505"/>
              <wp:effectExtent l="0" t="0" r="2540" b="4445"/>
              <wp:docPr id="1207521004" name="圖片 1" descr="一張含有 文字, 字型,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21004" name="圖片 1" descr="一張含有 文字, 字型, 行, 數字 的圖片&#10;&#10;AI 產生的內容可能不正確。"/>
                      <pic:cNvPicPr/>
                    </pic:nvPicPr>
                    <pic:blipFill>
                      <a:blip r:embed="rId66"/>
                      <a:stretch>
                        <a:fillRect/>
                      </a:stretch>
                    </pic:blipFill>
                    <pic:spPr>
                      <a:xfrm>
                        <a:off x="0" y="0"/>
                        <a:ext cx="5274310" cy="1500505"/>
                      </a:xfrm>
                      <a:prstGeom prst="rect">
                        <a:avLst/>
                      </a:prstGeom>
                    </pic:spPr>
                  </pic:pic>
                </a:graphicData>
              </a:graphic>
            </wp:inline>
          </w:drawing>
        </w:r>
      </w:ins>
    </w:p>
    <w:p w14:paraId="023FB2AD" w14:textId="17E19AC0" w:rsidR="00271D7C" w:rsidRDefault="00271D7C" w:rsidP="00271D7C">
      <w:pPr>
        <w:pStyle w:val="a7"/>
        <w:numPr>
          <w:ilvl w:val="0"/>
          <w:numId w:val="21"/>
        </w:numPr>
        <w:ind w:leftChars="0"/>
        <w:rPr>
          <w:ins w:id="565" w:author="elvis_ting 丁士珉" w:date="2025-05-14T16:34:00Z" w16du:dateUtc="2025-05-14T08:34:00Z"/>
        </w:rPr>
      </w:pPr>
      <w:ins w:id="566" w:author="elvis_ting 丁士珉" w:date="2025-05-14T16:34:00Z" w16du:dateUtc="2025-05-14T08:34:00Z">
        <w:r>
          <w:rPr>
            <w:rFonts w:hint="eastAsia"/>
          </w:rPr>
          <w:t>備份</w:t>
        </w:r>
      </w:ins>
      <w:ins w:id="567" w:author="elvis_ting 丁士珉" w:date="2025-05-15T09:47:00Z" w16du:dateUtc="2025-05-15T01:47:00Z">
        <w:r w:rsidR="009C3A8B">
          <w:rPr>
            <w:rFonts w:hint="eastAsia"/>
          </w:rPr>
          <w:t>檔案</w:t>
        </w:r>
      </w:ins>
      <w:ins w:id="568" w:author="elvis_ting 丁士珉" w:date="2025-05-14T16:34:00Z" w16du:dateUtc="2025-05-14T08:34:00Z">
        <w:r>
          <w:rPr>
            <w:rFonts w:hint="eastAsia"/>
          </w:rPr>
          <w:t>名稱：</w:t>
        </w:r>
      </w:ins>
      <w:ins w:id="569" w:author="elvis_ting 丁士珉" w:date="2025-05-15T09:47:00Z" w16du:dateUtc="2025-05-15T01:47:00Z">
        <w:r w:rsidR="009C3A8B">
          <w:rPr>
            <w:rFonts w:hint="eastAsia"/>
          </w:rPr>
          <w:t>可以由名稱判斷這個備份檔案可能是哪</w:t>
        </w:r>
      </w:ins>
      <w:ins w:id="570" w:author="elvis_ting 丁士珉" w:date="2025-05-15T10:20:00Z" w16du:dateUtc="2025-05-15T02:20:00Z">
        <w:r w:rsidR="00947ABA">
          <w:rPr>
            <w:rFonts w:hint="eastAsia"/>
          </w:rPr>
          <w:t>種</w:t>
        </w:r>
      </w:ins>
      <w:ins w:id="571" w:author="elvis_ting 丁士珉" w:date="2025-05-15T09:47:00Z" w16du:dateUtc="2025-05-15T01:47:00Z">
        <w:r w:rsidR="009C3A8B">
          <w:rPr>
            <w:rFonts w:hint="eastAsia"/>
          </w:rPr>
          <w:t>備份設定產生的</w:t>
        </w:r>
      </w:ins>
      <w:ins w:id="572" w:author="elvis_ting 丁士珉" w:date="2025-05-15T11:46:00Z" w16du:dateUtc="2025-05-15T03:46:00Z">
        <w:r w:rsidR="00DB3DC2">
          <w:rPr>
            <w:rFonts w:hint="eastAsia"/>
          </w:rPr>
          <w:t>。</w:t>
        </w:r>
        <w:r w:rsidR="00DB3DC2">
          <w:br/>
        </w:r>
      </w:ins>
      <w:ins w:id="573" w:author="elvis_ting 丁士珉" w:date="2025-05-15T09:47:00Z" w16du:dateUtc="2025-05-15T01:47:00Z">
        <w:r w:rsidR="009C3A8B">
          <w:rPr>
            <w:rFonts w:hint="eastAsia"/>
          </w:rPr>
          <w:t>如果是由單次備份</w:t>
        </w:r>
      </w:ins>
      <w:ins w:id="574" w:author="elvis_ting 丁士珉" w:date="2025-05-15T11:46:00Z" w16du:dateUtc="2025-05-15T03:46:00Z">
        <w:r w:rsidR="00DB3DC2">
          <w:rPr>
            <w:rFonts w:hint="eastAsia"/>
          </w:rPr>
          <w:t>產</w:t>
        </w:r>
      </w:ins>
      <w:ins w:id="575" w:author="elvis_ting 丁士珉" w:date="2025-05-15T09:47:00Z" w16du:dateUtc="2025-05-15T01:47:00Z">
        <w:r w:rsidR="009C3A8B">
          <w:rPr>
            <w:rFonts w:hint="eastAsia"/>
          </w:rPr>
          <w:t>生的備份檔案，名稱會</w:t>
        </w:r>
      </w:ins>
      <w:ins w:id="576" w:author="elvis_ting 丁士珉" w:date="2025-05-15T09:48:00Z" w16du:dateUtc="2025-05-15T01:48:00Z">
        <w:r w:rsidR="009C3A8B">
          <w:rPr>
            <w:rFonts w:hint="eastAsia"/>
          </w:rPr>
          <w:t>與單次備份設定中的備份名稱</w:t>
        </w:r>
      </w:ins>
      <w:ins w:id="577" w:author="elvis_ting 丁士珉" w:date="2025-05-15T10:20:00Z" w16du:dateUtc="2025-05-15T02:20:00Z">
        <w:r w:rsidR="00947ABA">
          <w:rPr>
            <w:rFonts w:hint="eastAsia"/>
          </w:rPr>
          <w:t>相同</w:t>
        </w:r>
      </w:ins>
      <w:ins w:id="578" w:author="elvis_ting 丁士珉" w:date="2025-05-15T09:48:00Z" w16du:dateUtc="2025-05-15T01:48:00Z">
        <w:r w:rsidR="009C3A8B">
          <w:rPr>
            <w:rFonts w:hint="eastAsia"/>
          </w:rPr>
          <w:t>。</w:t>
        </w:r>
      </w:ins>
      <w:ins w:id="579" w:author="elvis_ting 丁士珉" w:date="2025-05-15T11:46:00Z" w16du:dateUtc="2025-05-15T03:46:00Z">
        <w:r w:rsidR="00DB3DC2">
          <w:br/>
        </w:r>
      </w:ins>
      <w:ins w:id="580" w:author="elvis_ting 丁士珉" w:date="2025-05-15T09:48:00Z" w16du:dateUtc="2025-05-15T01:48:00Z">
        <w:r w:rsidR="009C3A8B">
          <w:rPr>
            <w:rFonts w:hint="eastAsia"/>
          </w:rPr>
          <w:t>如果是由持續備份</w:t>
        </w:r>
      </w:ins>
      <w:ins w:id="581" w:author="elvis_ting 丁士珉" w:date="2025-05-15T16:13:00Z" w16du:dateUtc="2025-05-15T08:13:00Z">
        <w:r w:rsidR="00DA36E6">
          <w:rPr>
            <w:rFonts w:hint="eastAsia"/>
          </w:rPr>
          <w:t>或是定時備份</w:t>
        </w:r>
      </w:ins>
      <w:ins w:id="582" w:author="elvis_ting 丁士珉" w:date="2025-05-15T09:48:00Z" w16du:dateUtc="2025-05-15T01:48:00Z">
        <w:r w:rsidR="009C3A8B">
          <w:rPr>
            <w:rFonts w:hint="eastAsia"/>
          </w:rPr>
          <w:t>產生的備份檔案，名稱會是備份設定的名稱加上</w:t>
        </w:r>
      </w:ins>
      <w:ins w:id="583" w:author="elvis_ting 丁士珉" w:date="2025-05-15T09:49:00Z" w16du:dateUtc="2025-05-15T01:49:00Z">
        <w:r w:rsidR="0088490F">
          <w:rPr>
            <w:rFonts w:hint="eastAsia"/>
          </w:rPr>
          <w:t>產生備份檔案時的</w:t>
        </w:r>
      </w:ins>
      <w:ins w:id="584" w:author="elvis_ting 丁士珉" w:date="2025-05-15T09:48:00Z" w16du:dateUtc="2025-05-15T01:48:00Z">
        <w:r w:rsidR="00B0358F">
          <w:rPr>
            <w:rFonts w:hint="eastAsia"/>
          </w:rPr>
          <w:t>時間戳記，如：「</w:t>
        </w:r>
        <w:r w:rsidR="00B0358F">
          <w:rPr>
            <w:rFonts w:hint="eastAsia"/>
          </w:rPr>
          <w:t>&lt;</w:t>
        </w:r>
      </w:ins>
      <w:ins w:id="585" w:author="elvis_ting 丁士珉" w:date="2025-05-15T09:49:00Z" w16du:dateUtc="2025-05-15T01:49:00Z">
        <w:r w:rsidR="00B0358F">
          <w:rPr>
            <w:rFonts w:hint="eastAsia"/>
          </w:rPr>
          <w:t>持續備份名稱</w:t>
        </w:r>
      </w:ins>
      <w:ins w:id="586" w:author="elvis_ting 丁士珉" w:date="2025-05-15T09:48:00Z" w16du:dateUtc="2025-05-15T01:48:00Z">
        <w:r w:rsidR="00B0358F">
          <w:rPr>
            <w:rFonts w:hint="eastAsia"/>
          </w:rPr>
          <w:t>&gt;</w:t>
        </w:r>
      </w:ins>
      <w:ins w:id="587" w:author="elvis_ting 丁士珉" w:date="2025-05-15T09:49:00Z" w16du:dateUtc="2025-05-15T01:49:00Z">
        <w:r w:rsidR="00B0358F">
          <w:rPr>
            <w:rFonts w:hint="eastAsia"/>
          </w:rPr>
          <w:t>-2025</w:t>
        </w:r>
        <w:r w:rsidR="0088490F">
          <w:rPr>
            <w:rFonts w:hint="eastAsia"/>
          </w:rPr>
          <w:t>0515092054</w:t>
        </w:r>
      </w:ins>
      <w:ins w:id="588" w:author="elvis_ting 丁士珉" w:date="2025-05-15T09:48:00Z" w16du:dateUtc="2025-05-15T01:48:00Z">
        <w:r w:rsidR="00B0358F">
          <w:rPr>
            <w:rFonts w:hint="eastAsia"/>
          </w:rPr>
          <w:t>」</w:t>
        </w:r>
      </w:ins>
      <w:ins w:id="589" w:author="elvis_ting 丁士珉" w:date="2025-05-15T16:13:00Z" w16du:dateUtc="2025-05-15T08:13:00Z">
        <w:r w:rsidR="00DA36E6">
          <w:rPr>
            <w:rFonts w:hint="eastAsia"/>
          </w:rPr>
          <w:t>或「</w:t>
        </w:r>
        <w:r w:rsidR="00DA36E6">
          <w:rPr>
            <w:rFonts w:hint="eastAsia"/>
          </w:rPr>
          <w:t>&lt;</w:t>
        </w:r>
        <w:r w:rsidR="00DA36E6">
          <w:rPr>
            <w:rFonts w:hint="eastAsia"/>
          </w:rPr>
          <w:t>定時備份名稱</w:t>
        </w:r>
        <w:r w:rsidR="00DA36E6">
          <w:rPr>
            <w:rFonts w:hint="eastAsia"/>
          </w:rPr>
          <w:t>&gt;-20250515092054</w:t>
        </w:r>
        <w:r w:rsidR="00DA36E6">
          <w:rPr>
            <w:rFonts w:hint="eastAsia"/>
          </w:rPr>
          <w:t>」</w:t>
        </w:r>
      </w:ins>
    </w:p>
    <w:p w14:paraId="60B64633" w14:textId="2F74E7D2" w:rsidR="00271D7C" w:rsidRDefault="000F25BB" w:rsidP="00271D7C">
      <w:pPr>
        <w:pStyle w:val="a7"/>
        <w:numPr>
          <w:ilvl w:val="0"/>
          <w:numId w:val="21"/>
        </w:numPr>
        <w:ind w:leftChars="0"/>
        <w:rPr>
          <w:ins w:id="590" w:author="elvis_ting 丁士珉" w:date="2025-05-14T16:34:00Z" w16du:dateUtc="2025-05-14T08:34:00Z"/>
        </w:rPr>
      </w:pPr>
      <w:ins w:id="591" w:author="elvis_ting 丁士珉" w:date="2025-05-15T09:49:00Z" w16du:dateUtc="2025-05-15T01:49:00Z">
        <w:r>
          <w:rPr>
            <w:rFonts w:hint="eastAsia"/>
          </w:rPr>
          <w:t>狀態</w:t>
        </w:r>
      </w:ins>
      <w:ins w:id="592" w:author="elvis_ting 丁士珉" w:date="2025-05-14T16:34:00Z" w16du:dateUtc="2025-05-14T08:34:00Z">
        <w:r w:rsidR="00271D7C">
          <w:rPr>
            <w:rFonts w:hint="eastAsia"/>
          </w:rPr>
          <w:t>：</w:t>
        </w:r>
      </w:ins>
      <w:ins w:id="593" w:author="elvis_ting 丁士珉" w:date="2025-05-15T09:58:00Z" w16du:dateUtc="2025-05-15T01:58:00Z">
        <w:r w:rsidR="009F0ACE">
          <w:rPr>
            <w:rFonts w:hint="eastAsia"/>
          </w:rPr>
          <w:t>顯示此備份檔案的狀態，</w:t>
        </w:r>
      </w:ins>
      <w:ins w:id="594" w:author="elvis_ting 丁士珉" w:date="2025-05-15T10:20:00Z" w16du:dateUtc="2025-05-15T02:20:00Z">
        <w:r w:rsidR="007C1AC3">
          <w:rPr>
            <w:rFonts w:hint="eastAsia"/>
          </w:rPr>
          <w:t>總</w:t>
        </w:r>
      </w:ins>
      <w:ins w:id="595" w:author="elvis_ting 丁士珉" w:date="2025-05-15T09:58:00Z" w16du:dateUtc="2025-05-15T01:58:00Z">
        <w:r w:rsidR="00C823B6">
          <w:rPr>
            <w:rFonts w:hint="eastAsia"/>
          </w:rPr>
          <w:t>共有以下幾種狀態：</w:t>
        </w:r>
        <w:r w:rsidR="00C823B6">
          <w:br/>
        </w:r>
      </w:ins>
      <w:ins w:id="596" w:author="elvis_ting 丁士珉" w:date="2025-05-15T09:59:00Z" w16du:dateUtc="2025-05-15T01:59:00Z">
        <w:r w:rsidR="00CC47DB">
          <w:rPr>
            <w:rFonts w:hint="eastAsia"/>
          </w:rPr>
          <w:t>「</w:t>
        </w:r>
        <w:r w:rsidR="00CC47DB" w:rsidRPr="00A57490">
          <w:t>New</w:t>
        </w:r>
        <w:r w:rsidR="00CC47DB">
          <w:rPr>
            <w:rFonts w:hint="eastAsia"/>
          </w:rPr>
          <w:t>」</w:t>
        </w:r>
      </w:ins>
      <w:ins w:id="597" w:author="elvis_ting 丁士珉" w:date="2025-05-15T10:00:00Z" w16du:dateUtc="2025-05-15T02:00:00Z">
        <w:r w:rsidR="00CC47DB">
          <w:rPr>
            <w:rFonts w:hint="eastAsia"/>
          </w:rPr>
          <w:t>：新建中</w:t>
        </w:r>
      </w:ins>
      <w:ins w:id="598" w:author="elvis_ting 丁士珉" w:date="2025-05-15T10:17:00Z" w16du:dateUtc="2025-05-15T02:17:00Z">
        <w:r w:rsidR="00DB3237">
          <w:rPr>
            <w:rFonts w:hint="eastAsia"/>
          </w:rPr>
          <w:t>。</w:t>
        </w:r>
      </w:ins>
      <w:ins w:id="599" w:author="elvis_ting 丁士珉" w:date="2025-05-15T09:59:00Z" w16du:dateUtc="2025-05-15T01:59:00Z">
        <w:r w:rsidR="00CC47DB">
          <w:br/>
        </w:r>
        <w:r w:rsidR="00CC47DB">
          <w:rPr>
            <w:rFonts w:hint="eastAsia"/>
          </w:rPr>
          <w:t>「</w:t>
        </w:r>
        <w:r w:rsidR="00CC47DB">
          <w:rPr>
            <w:rFonts w:hint="eastAsia"/>
          </w:rPr>
          <w:t>F</w:t>
        </w:r>
        <w:r w:rsidR="00CC47DB">
          <w:t>ailedValidation</w:t>
        </w:r>
        <w:r w:rsidR="00CC47DB">
          <w:rPr>
            <w:rFonts w:hint="eastAsia"/>
          </w:rPr>
          <w:t>」</w:t>
        </w:r>
      </w:ins>
      <w:ins w:id="600" w:author="elvis_ting 丁士珉" w:date="2025-05-15T10:00:00Z" w16du:dateUtc="2025-05-15T02:00:00Z">
        <w:r w:rsidR="00CC47DB">
          <w:rPr>
            <w:rFonts w:hint="eastAsia"/>
          </w:rPr>
          <w:t>：</w:t>
        </w:r>
      </w:ins>
      <w:ins w:id="601" w:author="elvis_ting 丁士珉" w:date="2025-05-15T10:01:00Z" w16du:dateUtc="2025-05-15T02:01:00Z">
        <w:r w:rsidR="00320442">
          <w:rPr>
            <w:rFonts w:hint="eastAsia"/>
          </w:rPr>
          <w:t>驗證失敗</w:t>
        </w:r>
      </w:ins>
      <w:ins w:id="602" w:author="elvis_ting 丁士珉" w:date="2025-05-15T10:17:00Z" w16du:dateUtc="2025-05-15T02:17:00Z">
        <w:r w:rsidR="00DB3237">
          <w:rPr>
            <w:rFonts w:hint="eastAsia"/>
          </w:rPr>
          <w:t>。</w:t>
        </w:r>
      </w:ins>
      <w:ins w:id="603" w:author="elvis_ting 丁士珉" w:date="2025-05-15T09:59:00Z" w16du:dateUtc="2025-05-15T01:59:00Z">
        <w:r w:rsidR="00CC47DB">
          <w:br/>
        </w:r>
        <w:r w:rsidR="00CC47DB">
          <w:rPr>
            <w:rFonts w:hint="eastAsia"/>
          </w:rPr>
          <w:t>「</w:t>
        </w:r>
        <w:r w:rsidR="00CC47DB">
          <w:rPr>
            <w:rFonts w:hint="eastAsia"/>
          </w:rPr>
          <w:t>I</w:t>
        </w:r>
        <w:r w:rsidR="00CC47DB">
          <w:t>nProgress</w:t>
        </w:r>
        <w:r w:rsidR="00CC47DB">
          <w:rPr>
            <w:rFonts w:hint="eastAsia"/>
          </w:rPr>
          <w:t>」</w:t>
        </w:r>
      </w:ins>
      <w:ins w:id="604" w:author="elvis_ting 丁士珉" w:date="2025-05-15T10:00:00Z" w16du:dateUtc="2025-05-15T02:00:00Z">
        <w:r w:rsidR="00CC47DB">
          <w:rPr>
            <w:rFonts w:hint="eastAsia"/>
          </w:rPr>
          <w:t>：</w:t>
        </w:r>
      </w:ins>
      <w:ins w:id="605" w:author="elvis_ting 丁士珉" w:date="2025-05-15T10:01:00Z" w16du:dateUtc="2025-05-15T02:01:00Z">
        <w:r w:rsidR="00320442">
          <w:rPr>
            <w:rFonts w:hint="eastAsia"/>
          </w:rPr>
          <w:t>處理中</w:t>
        </w:r>
      </w:ins>
      <w:ins w:id="606" w:author="elvis_ting 丁士珉" w:date="2025-05-15T10:17:00Z" w16du:dateUtc="2025-05-15T02:17:00Z">
        <w:r w:rsidR="00DB3237">
          <w:rPr>
            <w:rFonts w:hint="eastAsia"/>
          </w:rPr>
          <w:t>。</w:t>
        </w:r>
      </w:ins>
      <w:ins w:id="607" w:author="elvis_ting 丁士珉" w:date="2025-05-15T09:59:00Z" w16du:dateUtc="2025-05-15T01:59:00Z">
        <w:r w:rsidR="00CC47DB">
          <w:br/>
        </w:r>
        <w:r w:rsidR="00CC47DB">
          <w:rPr>
            <w:rFonts w:hint="eastAsia"/>
          </w:rPr>
          <w:t>「</w:t>
        </w:r>
        <w:r w:rsidR="00CC47DB">
          <w:rPr>
            <w:rFonts w:hint="eastAsia"/>
          </w:rPr>
          <w:t>W</w:t>
        </w:r>
        <w:r w:rsidR="00CC47DB">
          <w:t>aitingForPluginOperations</w:t>
        </w:r>
        <w:r w:rsidR="00CC47DB">
          <w:rPr>
            <w:rFonts w:hint="eastAsia"/>
          </w:rPr>
          <w:t>」</w:t>
        </w:r>
      </w:ins>
      <w:ins w:id="608" w:author="elvis_ting 丁士珉" w:date="2025-05-15T10:00:00Z" w16du:dateUtc="2025-05-15T02:00:00Z">
        <w:r w:rsidR="00CC47DB">
          <w:rPr>
            <w:rFonts w:hint="eastAsia"/>
          </w:rPr>
          <w:t>：</w:t>
        </w:r>
      </w:ins>
      <w:ins w:id="609" w:author="elvis_ting 丁士珉" w:date="2025-05-15T10:01:00Z" w16du:dateUtc="2025-05-15T02:01:00Z">
        <w:r w:rsidR="00320442">
          <w:rPr>
            <w:rFonts w:hint="eastAsia"/>
          </w:rPr>
          <w:t>等待插件</w:t>
        </w:r>
      </w:ins>
      <w:ins w:id="610" w:author="elvis_ting 丁士珉" w:date="2025-05-15T10:13:00Z" w16du:dateUtc="2025-05-15T02:13:00Z">
        <w:r w:rsidR="0046064A">
          <w:rPr>
            <w:rFonts w:hint="eastAsia"/>
          </w:rPr>
          <w:t>動作結束</w:t>
        </w:r>
      </w:ins>
      <w:ins w:id="611" w:author="elvis_ting 丁士珉" w:date="2025-05-15T10:18:00Z" w16du:dateUtc="2025-05-15T02:18:00Z">
        <w:r w:rsidR="00DB3237">
          <w:rPr>
            <w:rFonts w:hint="eastAsia"/>
          </w:rPr>
          <w:t>。</w:t>
        </w:r>
      </w:ins>
      <w:ins w:id="612" w:author="elvis_ting 丁士珉" w:date="2025-05-15T10:00:00Z" w16du:dateUtc="2025-05-15T02:00:00Z">
        <w:r w:rsidR="00CC47DB">
          <w:br/>
        </w:r>
      </w:ins>
      <w:ins w:id="613" w:author="elvis_ting 丁士珉" w:date="2025-05-15T09:59:00Z" w16du:dateUtc="2025-05-15T01:59:00Z">
        <w:r w:rsidR="00CC47DB">
          <w:rPr>
            <w:rFonts w:hint="eastAsia"/>
          </w:rPr>
          <w:t>「</w:t>
        </w:r>
        <w:r w:rsidR="00CC47DB" w:rsidRPr="00B80F93">
          <w:t>WaitingForPluginOperationsPartiallyFailed</w:t>
        </w:r>
        <w:r w:rsidR="00CC47DB">
          <w:rPr>
            <w:rFonts w:hint="eastAsia"/>
          </w:rPr>
          <w:t>」</w:t>
        </w:r>
      </w:ins>
      <w:ins w:id="614" w:author="elvis_ting 丁士珉" w:date="2025-05-15T10:00:00Z" w16du:dateUtc="2025-05-15T02:00:00Z">
        <w:r w:rsidR="00CC47DB">
          <w:rPr>
            <w:rFonts w:hint="eastAsia"/>
          </w:rPr>
          <w:t>：</w:t>
        </w:r>
      </w:ins>
      <w:ins w:id="615" w:author="elvis_ting 丁士珉" w:date="2025-05-15T10:01:00Z" w16du:dateUtc="2025-05-15T02:01:00Z">
        <w:r w:rsidR="00905E9D">
          <w:rPr>
            <w:rFonts w:hint="eastAsia"/>
          </w:rPr>
          <w:t>等待插件時，</w:t>
        </w:r>
      </w:ins>
      <w:ins w:id="616" w:author="elvis_ting 丁士珉" w:date="2025-05-15T10:02:00Z" w16du:dateUtc="2025-05-15T02:02:00Z">
        <w:r w:rsidR="00905E9D">
          <w:rPr>
            <w:rFonts w:hint="eastAsia"/>
          </w:rPr>
          <w:t>有部分錯誤出現</w:t>
        </w:r>
      </w:ins>
      <w:ins w:id="617" w:author="elvis_ting 丁士珉" w:date="2025-05-15T10:18:00Z" w16du:dateUtc="2025-05-15T02:18:00Z">
        <w:r w:rsidR="00DB3237">
          <w:rPr>
            <w:rFonts w:hint="eastAsia"/>
          </w:rPr>
          <w:t>。</w:t>
        </w:r>
      </w:ins>
      <w:ins w:id="618" w:author="elvis_ting 丁士珉" w:date="2025-05-15T15:15:00Z" w16du:dateUtc="2025-05-15T07:15:00Z">
        <w:r w:rsidR="001F0983">
          <w:rPr>
            <w:rFonts w:hint="eastAsia"/>
          </w:rPr>
          <w:t>完全結束時會轉變為「</w:t>
        </w:r>
        <w:r w:rsidR="001F0983" w:rsidRPr="00B80F93">
          <w:t>PartiallyFailed</w:t>
        </w:r>
        <w:r w:rsidR="001F0983">
          <w:rPr>
            <w:rFonts w:hint="eastAsia"/>
          </w:rPr>
          <w:t>」狀態。</w:t>
        </w:r>
      </w:ins>
      <w:ins w:id="619" w:author="elvis_ting 丁士珉" w:date="2025-05-15T10:00:00Z" w16du:dateUtc="2025-05-15T02:00:00Z">
        <w:r w:rsidR="00CC47DB">
          <w:br/>
        </w:r>
      </w:ins>
      <w:ins w:id="620" w:author="elvis_ting 丁士珉" w:date="2025-05-15T09:59:00Z" w16du:dateUtc="2025-05-15T01:59:00Z">
        <w:r w:rsidR="00CC47DB">
          <w:rPr>
            <w:rFonts w:hint="eastAsia"/>
          </w:rPr>
          <w:t>「</w:t>
        </w:r>
        <w:r w:rsidR="00CC47DB" w:rsidRPr="00B80F93">
          <w:t>Finalizing</w:t>
        </w:r>
        <w:r w:rsidR="00CC47DB">
          <w:rPr>
            <w:rFonts w:hint="eastAsia"/>
          </w:rPr>
          <w:t>」</w:t>
        </w:r>
      </w:ins>
      <w:ins w:id="621" w:author="elvis_ting 丁士珉" w:date="2025-05-15T10:00:00Z" w16du:dateUtc="2025-05-15T02:00:00Z">
        <w:r w:rsidR="00CC47DB">
          <w:rPr>
            <w:rFonts w:hint="eastAsia"/>
          </w:rPr>
          <w:t>：</w:t>
        </w:r>
      </w:ins>
      <w:ins w:id="622" w:author="elvis_ting 丁士珉" w:date="2025-05-15T10:11:00Z" w16du:dateUtc="2025-05-15T02:11:00Z">
        <w:r w:rsidR="00C04B44">
          <w:rPr>
            <w:rFonts w:hint="eastAsia"/>
          </w:rPr>
          <w:t>備份檔案還在等待某些非同步</w:t>
        </w:r>
        <w:r w:rsidR="00C04B44">
          <w:rPr>
            <w:rFonts w:hint="eastAsia"/>
          </w:rPr>
          <w:t>(async)</w:t>
        </w:r>
        <w:r w:rsidR="00C04B44">
          <w:rPr>
            <w:rFonts w:hint="eastAsia"/>
          </w:rPr>
          <w:t>操作</w:t>
        </w:r>
      </w:ins>
      <w:ins w:id="623" w:author="elvis_ting 丁士珉" w:date="2025-05-15T10:12:00Z" w16du:dateUtc="2025-05-15T02:12:00Z">
        <w:r w:rsidR="00C04B44">
          <w:rPr>
            <w:rFonts w:hint="eastAsia"/>
          </w:rPr>
          <w:t>結束</w:t>
        </w:r>
      </w:ins>
      <w:ins w:id="624" w:author="elvis_ting 丁士珉" w:date="2025-05-15T10:11:00Z" w16du:dateUtc="2025-05-15T02:11:00Z">
        <w:r w:rsidR="00C04B44">
          <w:rPr>
            <w:rFonts w:hint="eastAsia"/>
          </w:rPr>
          <w:t>對資料的</w:t>
        </w:r>
      </w:ins>
      <w:ins w:id="625" w:author="elvis_ting 丁士珉" w:date="2025-05-15T10:12:00Z" w16du:dateUtc="2025-05-15T02:12:00Z">
        <w:r w:rsidR="00700986">
          <w:rPr>
            <w:rFonts w:hint="eastAsia"/>
          </w:rPr>
          <w:t>操作</w:t>
        </w:r>
      </w:ins>
      <w:ins w:id="626" w:author="elvis_ting 丁士珉" w:date="2025-05-15T15:11:00Z" w16du:dateUtc="2025-05-15T07:11:00Z">
        <w:r w:rsidR="001A23D6">
          <w:rPr>
            <w:rFonts w:hint="eastAsia"/>
          </w:rPr>
          <w:t>。</w:t>
        </w:r>
      </w:ins>
      <w:ins w:id="627" w:author="elvis_ting 丁士珉" w:date="2025-05-15T10:00:00Z" w16du:dateUtc="2025-05-15T02:00:00Z">
        <w:r w:rsidR="00CC47DB">
          <w:br/>
        </w:r>
      </w:ins>
      <w:ins w:id="628" w:author="elvis_ting 丁士珉" w:date="2025-05-15T09:59:00Z" w16du:dateUtc="2025-05-15T01:59:00Z">
        <w:r w:rsidR="00CC47DB">
          <w:rPr>
            <w:rFonts w:hint="eastAsia"/>
          </w:rPr>
          <w:t>「</w:t>
        </w:r>
        <w:r w:rsidR="00CC47DB" w:rsidRPr="00B80F93">
          <w:t>FinalizingPartiallyFailed</w:t>
        </w:r>
        <w:r w:rsidR="00CC47DB">
          <w:rPr>
            <w:rFonts w:hint="eastAsia"/>
          </w:rPr>
          <w:t>」</w:t>
        </w:r>
      </w:ins>
      <w:ins w:id="629" w:author="elvis_ting 丁士珉" w:date="2025-05-15T10:00:00Z" w16du:dateUtc="2025-05-15T02:00:00Z">
        <w:r w:rsidR="00CC47DB">
          <w:rPr>
            <w:rFonts w:hint="eastAsia"/>
          </w:rPr>
          <w:t>：</w:t>
        </w:r>
      </w:ins>
      <w:ins w:id="630" w:author="elvis_ting 丁士珉" w:date="2025-05-15T10:17:00Z" w16du:dateUtc="2025-05-15T02:17:00Z">
        <w:r w:rsidR="008F7A9B">
          <w:rPr>
            <w:rFonts w:hint="eastAsia"/>
          </w:rPr>
          <w:t>備份檔案在等待非同步操作結束時，有部分錯誤發生</w:t>
        </w:r>
        <w:r w:rsidR="00DB3237">
          <w:rPr>
            <w:rFonts w:hint="eastAsia"/>
          </w:rPr>
          <w:t>。</w:t>
        </w:r>
      </w:ins>
      <w:ins w:id="631" w:author="elvis_ting 丁士珉" w:date="2025-05-15T10:00:00Z" w16du:dateUtc="2025-05-15T02:00:00Z">
        <w:r w:rsidR="00CC47DB">
          <w:br/>
        </w:r>
      </w:ins>
      <w:ins w:id="632" w:author="elvis_ting 丁士珉" w:date="2025-05-15T09:59:00Z" w16du:dateUtc="2025-05-15T01:59:00Z">
        <w:r w:rsidR="00CC47DB">
          <w:rPr>
            <w:rFonts w:hint="eastAsia"/>
          </w:rPr>
          <w:t>「</w:t>
        </w:r>
        <w:r w:rsidR="00CC47DB" w:rsidRPr="00B80F93">
          <w:t>Completed</w:t>
        </w:r>
        <w:r w:rsidR="00CC47DB">
          <w:rPr>
            <w:rFonts w:hint="eastAsia"/>
          </w:rPr>
          <w:t>」</w:t>
        </w:r>
      </w:ins>
      <w:ins w:id="633" w:author="elvis_ting 丁士珉" w:date="2025-05-15T10:00:00Z" w16du:dateUtc="2025-05-15T02:00:00Z">
        <w:r w:rsidR="00CC47DB">
          <w:rPr>
            <w:rFonts w:hint="eastAsia"/>
          </w:rPr>
          <w:t>：</w:t>
        </w:r>
      </w:ins>
      <w:ins w:id="634" w:author="elvis_ting 丁士珉" w:date="2025-05-15T10:01:00Z" w16du:dateUtc="2025-05-15T02:01:00Z">
        <w:r w:rsidR="00CC47DB">
          <w:rPr>
            <w:rFonts w:hint="eastAsia"/>
          </w:rPr>
          <w:t>成功</w:t>
        </w:r>
      </w:ins>
      <w:ins w:id="635" w:author="elvis_ting 丁士珉" w:date="2025-05-15T10:00:00Z" w16du:dateUtc="2025-05-15T02:00:00Z">
        <w:r w:rsidR="00CC47DB">
          <w:rPr>
            <w:rFonts w:hint="eastAsia"/>
          </w:rPr>
          <w:t>完成</w:t>
        </w:r>
      </w:ins>
      <w:ins w:id="636" w:author="elvis_ting 丁士珉" w:date="2025-05-15T10:17:00Z" w16du:dateUtc="2025-05-15T02:17:00Z">
        <w:r w:rsidR="00DB3237">
          <w:rPr>
            <w:rFonts w:hint="eastAsia"/>
          </w:rPr>
          <w:t>。</w:t>
        </w:r>
      </w:ins>
      <w:ins w:id="637" w:author="elvis_ting 丁士珉" w:date="2025-05-15T10:00:00Z" w16du:dateUtc="2025-05-15T02:00:00Z">
        <w:r w:rsidR="00CC47DB">
          <w:br/>
        </w:r>
      </w:ins>
      <w:ins w:id="638" w:author="elvis_ting 丁士珉" w:date="2025-05-15T09:59:00Z" w16du:dateUtc="2025-05-15T01:59:00Z">
        <w:r w:rsidR="00CC47DB">
          <w:rPr>
            <w:rFonts w:hint="eastAsia"/>
          </w:rPr>
          <w:lastRenderedPageBreak/>
          <w:t>「</w:t>
        </w:r>
        <w:r w:rsidR="00CC47DB" w:rsidRPr="00B80F93">
          <w:t>PartiallyFailed</w:t>
        </w:r>
        <w:r w:rsidR="00CC47DB">
          <w:rPr>
            <w:rFonts w:hint="eastAsia"/>
          </w:rPr>
          <w:t>」</w:t>
        </w:r>
      </w:ins>
      <w:ins w:id="639" w:author="elvis_ting 丁士珉" w:date="2025-05-15T10:00:00Z" w16du:dateUtc="2025-05-15T02:00:00Z">
        <w:r w:rsidR="00CC47DB">
          <w:rPr>
            <w:rFonts w:hint="eastAsia"/>
          </w:rPr>
          <w:t>：</w:t>
        </w:r>
      </w:ins>
      <w:ins w:id="640" w:author="elvis_ting 丁士珉" w:date="2025-05-15T10:01:00Z" w16du:dateUtc="2025-05-15T02:01:00Z">
        <w:r w:rsidR="00CC47DB">
          <w:rPr>
            <w:rFonts w:hint="eastAsia"/>
          </w:rPr>
          <w:t>部分失敗</w:t>
        </w:r>
      </w:ins>
      <w:ins w:id="641" w:author="elvis_ting 丁士珉" w:date="2025-05-15T10:17:00Z" w16du:dateUtc="2025-05-15T02:17:00Z">
        <w:r w:rsidR="00DB3237">
          <w:rPr>
            <w:rFonts w:hint="eastAsia"/>
          </w:rPr>
          <w:t>。</w:t>
        </w:r>
      </w:ins>
      <w:ins w:id="642" w:author="elvis_ting 丁士珉" w:date="2025-05-15T10:00:00Z" w16du:dateUtc="2025-05-15T02:00:00Z">
        <w:r w:rsidR="00CC47DB">
          <w:br/>
        </w:r>
      </w:ins>
      <w:ins w:id="643" w:author="elvis_ting 丁士珉" w:date="2025-05-15T09:59:00Z" w16du:dateUtc="2025-05-15T01:59:00Z">
        <w:r w:rsidR="00CC47DB">
          <w:rPr>
            <w:rFonts w:hint="eastAsia"/>
          </w:rPr>
          <w:t>「</w:t>
        </w:r>
        <w:r w:rsidR="00CC47DB" w:rsidRPr="001319FF">
          <w:t>Failed</w:t>
        </w:r>
        <w:r w:rsidR="00CC47DB">
          <w:rPr>
            <w:rFonts w:hint="eastAsia"/>
          </w:rPr>
          <w:t>」</w:t>
        </w:r>
      </w:ins>
      <w:ins w:id="644" w:author="elvis_ting 丁士珉" w:date="2025-05-15T10:00:00Z" w16du:dateUtc="2025-05-15T02:00:00Z">
        <w:r w:rsidR="00CC47DB">
          <w:rPr>
            <w:rFonts w:hint="eastAsia"/>
          </w:rPr>
          <w:t>：失敗</w:t>
        </w:r>
      </w:ins>
      <w:ins w:id="645" w:author="elvis_ting 丁士珉" w:date="2025-05-15T10:17:00Z" w16du:dateUtc="2025-05-15T02:17:00Z">
        <w:r w:rsidR="00DB3237">
          <w:rPr>
            <w:rFonts w:hint="eastAsia"/>
          </w:rPr>
          <w:t>。</w:t>
        </w:r>
      </w:ins>
      <w:ins w:id="646" w:author="elvis_ting 丁士珉" w:date="2025-05-15T10:00:00Z" w16du:dateUtc="2025-05-15T02:00:00Z">
        <w:r w:rsidR="00CC47DB">
          <w:br/>
        </w:r>
      </w:ins>
      <w:ins w:id="647" w:author="elvis_ting 丁士珉" w:date="2025-05-15T09:59:00Z" w16du:dateUtc="2025-05-15T01:59:00Z">
        <w:r w:rsidR="00CC47DB">
          <w:rPr>
            <w:rFonts w:hint="eastAsia"/>
          </w:rPr>
          <w:t>「</w:t>
        </w:r>
        <w:r w:rsidR="00CC47DB" w:rsidRPr="001319FF">
          <w:t>Deleting</w:t>
        </w:r>
        <w:r w:rsidR="00CC47DB">
          <w:rPr>
            <w:rFonts w:hint="eastAsia"/>
          </w:rPr>
          <w:t>」</w:t>
        </w:r>
      </w:ins>
      <w:ins w:id="648" w:author="elvis_ting 丁士珉" w:date="2025-05-15T10:00:00Z" w16du:dateUtc="2025-05-15T02:00:00Z">
        <w:r w:rsidR="00CC47DB">
          <w:rPr>
            <w:rFonts w:hint="eastAsia"/>
          </w:rPr>
          <w:t>：刪除中</w:t>
        </w:r>
      </w:ins>
      <w:ins w:id="649" w:author="elvis_ting 丁士珉" w:date="2025-05-15T10:17:00Z" w16du:dateUtc="2025-05-15T02:17:00Z">
        <w:r w:rsidR="00DB3237">
          <w:rPr>
            <w:rFonts w:hint="eastAsia"/>
          </w:rPr>
          <w:t>。</w:t>
        </w:r>
      </w:ins>
    </w:p>
    <w:p w14:paraId="4BB00AF0" w14:textId="7873B14D" w:rsidR="00271D7C" w:rsidRDefault="000F25BB" w:rsidP="00271D7C">
      <w:pPr>
        <w:pStyle w:val="a7"/>
        <w:numPr>
          <w:ilvl w:val="0"/>
          <w:numId w:val="21"/>
        </w:numPr>
        <w:ind w:leftChars="0"/>
        <w:rPr>
          <w:ins w:id="650" w:author="elvis_ting 丁士珉" w:date="2025-05-14T16:34:00Z" w16du:dateUtc="2025-05-14T08:34:00Z"/>
        </w:rPr>
      </w:pPr>
      <w:ins w:id="651" w:author="elvis_ting 丁士珉" w:date="2025-05-15T09:50:00Z" w16du:dateUtc="2025-05-15T01:50:00Z">
        <w:r>
          <w:rPr>
            <w:rFonts w:hint="eastAsia"/>
          </w:rPr>
          <w:t>包含項目</w:t>
        </w:r>
      </w:ins>
      <w:ins w:id="652" w:author="elvis_ting 丁士珉" w:date="2025-05-14T16:34:00Z" w16du:dateUtc="2025-05-14T08:34:00Z">
        <w:r w:rsidR="00271D7C">
          <w:rPr>
            <w:rFonts w:hint="eastAsia"/>
          </w:rPr>
          <w:t>：</w:t>
        </w:r>
      </w:ins>
      <w:ins w:id="653" w:author="elvis_ting 丁士珉" w:date="2025-05-15T09:57:00Z" w16du:dateUtc="2025-05-15T01:57:00Z">
        <w:r w:rsidR="001B04FC">
          <w:rPr>
            <w:rFonts w:hint="eastAsia"/>
          </w:rPr>
          <w:t>此備份檔案建立時，</w:t>
        </w:r>
      </w:ins>
      <w:ins w:id="654" w:author="elvis_ting 丁士珉" w:date="2025-05-15T09:58:00Z" w16du:dateUtc="2025-05-15T01:58:00Z">
        <w:r w:rsidR="001B04FC">
          <w:rPr>
            <w:rFonts w:hint="eastAsia"/>
          </w:rPr>
          <w:t>有備份</w:t>
        </w:r>
      </w:ins>
      <w:ins w:id="655" w:author="elvis_ting 丁士珉" w:date="2025-05-15T09:57:00Z" w16du:dateUtc="2025-05-15T01:57:00Z">
        <w:r w:rsidR="001B04FC">
          <w:rPr>
            <w:rFonts w:hint="eastAsia"/>
          </w:rPr>
          <w:t>的項目。</w:t>
        </w:r>
      </w:ins>
      <w:ins w:id="656" w:author="elvis_ting 丁士珉" w:date="2025-05-15T10:21:00Z" w16du:dateUtc="2025-05-15T02:21:00Z">
        <w:r w:rsidR="007C1AC3">
          <w:rPr>
            <w:rFonts w:hint="eastAsia"/>
          </w:rPr>
          <w:t>留空代表</w:t>
        </w:r>
      </w:ins>
      <w:ins w:id="657" w:author="elvis_ting 丁士珉" w:date="2025-05-15T10:22:00Z" w16du:dateUtc="2025-05-15T02:22:00Z">
        <w:r w:rsidR="007C1AC3">
          <w:rPr>
            <w:rFonts w:hint="eastAsia"/>
          </w:rPr>
          <w:t>包含</w:t>
        </w:r>
      </w:ins>
      <w:ins w:id="658" w:author="elvis_ting 丁士珉" w:date="2025-05-15T10:21:00Z" w16du:dateUtc="2025-05-15T02:21:00Z">
        <w:r w:rsidR="007C1AC3">
          <w:rPr>
            <w:rFonts w:hint="eastAsia"/>
          </w:rPr>
          <w:t>所有項目。</w:t>
        </w:r>
      </w:ins>
    </w:p>
    <w:p w14:paraId="3BA0860F" w14:textId="56B16F97" w:rsidR="00271D7C" w:rsidRDefault="000F25BB" w:rsidP="00271D7C">
      <w:pPr>
        <w:pStyle w:val="a7"/>
        <w:numPr>
          <w:ilvl w:val="0"/>
          <w:numId w:val="21"/>
        </w:numPr>
        <w:ind w:leftChars="0"/>
        <w:rPr>
          <w:ins w:id="659" w:author="elvis_ting 丁士珉" w:date="2025-05-15T09:50:00Z" w16du:dateUtc="2025-05-15T01:50:00Z"/>
        </w:rPr>
      </w:pPr>
      <w:ins w:id="660" w:author="elvis_ting 丁士珉" w:date="2025-05-15T09:50:00Z" w16du:dateUtc="2025-05-15T01:50:00Z">
        <w:r>
          <w:rPr>
            <w:rFonts w:hint="eastAsia"/>
          </w:rPr>
          <w:t>排除項目</w:t>
        </w:r>
      </w:ins>
      <w:ins w:id="661" w:author="elvis_ting 丁士珉" w:date="2025-05-14T16:34:00Z" w16du:dateUtc="2025-05-14T08:34:00Z">
        <w:r w:rsidR="00271D7C">
          <w:rPr>
            <w:rFonts w:hint="eastAsia"/>
          </w:rPr>
          <w:t>：</w:t>
        </w:r>
      </w:ins>
      <w:ins w:id="662" w:author="elvis_ting 丁士珉" w:date="2025-05-15T09:57:00Z" w16du:dateUtc="2025-05-15T01:57:00Z">
        <w:r w:rsidR="001B04FC">
          <w:rPr>
            <w:rFonts w:hint="eastAsia"/>
          </w:rPr>
          <w:t>此備份檔案建立時，</w:t>
        </w:r>
      </w:ins>
      <w:ins w:id="663" w:author="elvis_ting 丁士珉" w:date="2025-05-15T09:58:00Z" w16du:dateUtc="2025-05-15T01:58:00Z">
        <w:r w:rsidR="009F0ACE">
          <w:rPr>
            <w:rFonts w:hint="eastAsia"/>
          </w:rPr>
          <w:t>沒有備份</w:t>
        </w:r>
      </w:ins>
      <w:ins w:id="664" w:author="elvis_ting 丁士珉" w:date="2025-05-15T09:57:00Z" w16du:dateUtc="2025-05-15T01:57:00Z">
        <w:r w:rsidR="001B04FC">
          <w:rPr>
            <w:rFonts w:hint="eastAsia"/>
          </w:rPr>
          <w:t>的項目。</w:t>
        </w:r>
      </w:ins>
      <w:ins w:id="665" w:author="elvis_ting 丁士珉" w:date="2025-05-15T10:21:00Z" w16du:dateUtc="2025-05-15T02:21:00Z">
        <w:r w:rsidR="007C1AC3">
          <w:rPr>
            <w:rFonts w:hint="eastAsia"/>
          </w:rPr>
          <w:t>留空代表不排除任何項目</w:t>
        </w:r>
      </w:ins>
      <w:ins w:id="666" w:author="elvis_ting 丁士珉" w:date="2025-05-15T10:22:00Z" w16du:dateUtc="2025-05-15T02:22:00Z">
        <w:r w:rsidR="007C1AC3">
          <w:rPr>
            <w:rFonts w:hint="eastAsia"/>
          </w:rPr>
          <w:t>。</w:t>
        </w:r>
      </w:ins>
    </w:p>
    <w:p w14:paraId="2103BF4F" w14:textId="7F826485" w:rsidR="000F25BB" w:rsidRDefault="0071213F" w:rsidP="00271D7C">
      <w:pPr>
        <w:pStyle w:val="a7"/>
        <w:numPr>
          <w:ilvl w:val="0"/>
          <w:numId w:val="21"/>
        </w:numPr>
        <w:ind w:leftChars="0"/>
        <w:rPr>
          <w:ins w:id="667" w:author="elvis_ting 丁士珉" w:date="2025-05-15T09:50:00Z" w16du:dateUtc="2025-05-15T01:50:00Z"/>
        </w:rPr>
      </w:pPr>
      <w:ins w:id="668" w:author="elvis_ting 丁士珉" w:date="2025-05-15T09:50:00Z" w16du:dateUtc="2025-05-15T01:50:00Z">
        <w:r>
          <w:rPr>
            <w:rFonts w:hint="eastAsia"/>
          </w:rPr>
          <w:t>建立日期：備份檔案的</w:t>
        </w:r>
      </w:ins>
      <w:ins w:id="669" w:author="elvis_ting 丁士珉" w:date="2025-05-15T09:51:00Z" w16du:dateUtc="2025-05-15T01:51:00Z">
        <w:r>
          <w:rPr>
            <w:rFonts w:hint="eastAsia"/>
          </w:rPr>
          <w:t>建立時間，</w:t>
        </w:r>
        <w:r w:rsidR="00945990">
          <w:rPr>
            <w:rFonts w:hint="eastAsia"/>
          </w:rPr>
          <w:t>可以確認這個備份檔案是在什麼時候建立的，如果是持續</w:t>
        </w:r>
      </w:ins>
      <w:ins w:id="670" w:author="elvis_ting 丁士珉" w:date="2025-05-16T10:38:00Z" w16du:dateUtc="2025-05-16T02:38:00Z">
        <w:r w:rsidR="00885CCE">
          <w:rPr>
            <w:rFonts w:hint="eastAsia"/>
          </w:rPr>
          <w:t>或定時</w:t>
        </w:r>
      </w:ins>
      <w:ins w:id="671" w:author="elvis_ting 丁士珉" w:date="2025-05-15T09:51:00Z" w16du:dateUtc="2025-05-15T01:51:00Z">
        <w:r w:rsidR="00945990">
          <w:rPr>
            <w:rFonts w:hint="eastAsia"/>
          </w:rPr>
          <w:t>備份產生的備份檔案，</w:t>
        </w:r>
      </w:ins>
      <w:ins w:id="672" w:author="elvis_ting 丁士珉" w:date="2025-05-15T09:53:00Z" w16du:dateUtc="2025-05-15T01:53:00Z">
        <w:r w:rsidR="00FA2C4C">
          <w:rPr>
            <w:rFonts w:hint="eastAsia"/>
          </w:rPr>
          <w:t>建立日期</w:t>
        </w:r>
      </w:ins>
      <w:ins w:id="673" w:author="elvis_ting 丁士珉" w:date="2025-05-15T09:51:00Z" w16du:dateUtc="2025-05-15T01:51:00Z">
        <w:r w:rsidR="00945990">
          <w:rPr>
            <w:rFonts w:hint="eastAsia"/>
          </w:rPr>
          <w:t>應該會和名稱中的時間戳記</w:t>
        </w:r>
      </w:ins>
      <w:ins w:id="674" w:author="elvis_ting 丁士珉" w:date="2025-05-15T09:52:00Z" w16du:dateUtc="2025-05-15T01:52:00Z">
        <w:r w:rsidR="00153CA2">
          <w:rPr>
            <w:rFonts w:hint="eastAsia"/>
          </w:rPr>
          <w:t>相同</w:t>
        </w:r>
      </w:ins>
      <w:ins w:id="675" w:author="elvis_ting 丁士珉" w:date="2025-05-15T09:51:00Z" w16du:dateUtc="2025-05-15T01:51:00Z">
        <w:r w:rsidR="00945990">
          <w:rPr>
            <w:rFonts w:hint="eastAsia"/>
          </w:rPr>
          <w:t>，</w:t>
        </w:r>
      </w:ins>
      <w:ins w:id="676" w:author="elvis_ting 丁士珉" w:date="2025-05-15T10:19:00Z" w16du:dateUtc="2025-05-15T02:19:00Z">
        <w:r w:rsidR="00035353">
          <w:rPr>
            <w:rFonts w:hint="eastAsia"/>
          </w:rPr>
          <w:t>但也有可能</w:t>
        </w:r>
      </w:ins>
      <w:ins w:id="677" w:author="elvis_ting 丁士珉" w:date="2025-05-15T09:52:00Z" w16du:dateUtc="2025-05-15T01:52:00Z">
        <w:r w:rsidR="00153CA2">
          <w:rPr>
            <w:rFonts w:hint="eastAsia"/>
          </w:rPr>
          <w:t>因為處理時間而有</w:t>
        </w:r>
        <w:r w:rsidR="00FA2C4C">
          <w:rPr>
            <w:rFonts w:hint="eastAsia"/>
          </w:rPr>
          <w:t>稍微</w:t>
        </w:r>
        <w:r w:rsidR="00153CA2">
          <w:rPr>
            <w:rFonts w:hint="eastAsia"/>
          </w:rPr>
          <w:t>誤差</w:t>
        </w:r>
        <w:r w:rsidR="00FA2C4C">
          <w:rPr>
            <w:rFonts w:hint="eastAsia"/>
          </w:rPr>
          <w:t>。</w:t>
        </w:r>
      </w:ins>
    </w:p>
    <w:p w14:paraId="55AD501A" w14:textId="32522486" w:rsidR="0071213F" w:rsidRDefault="0071213F" w:rsidP="00271D7C">
      <w:pPr>
        <w:pStyle w:val="a7"/>
        <w:numPr>
          <w:ilvl w:val="0"/>
          <w:numId w:val="21"/>
        </w:numPr>
        <w:ind w:leftChars="0"/>
        <w:rPr>
          <w:ins w:id="678" w:author="elvis_ting 丁士珉" w:date="2025-05-15T15:45:00Z" w16du:dateUtc="2025-05-15T07:45:00Z"/>
        </w:rPr>
      </w:pPr>
      <w:ins w:id="679" w:author="elvis_ting 丁士珉" w:date="2025-05-15T09:50:00Z" w16du:dateUtc="2025-05-15T01:50:00Z">
        <w:r>
          <w:rPr>
            <w:rFonts w:hint="eastAsia"/>
          </w:rPr>
          <w:t>到期日期：</w:t>
        </w:r>
      </w:ins>
      <w:ins w:id="680" w:author="elvis_ting 丁士珉" w:date="2025-05-15T09:53:00Z" w16du:dateUtc="2025-05-15T01:53:00Z">
        <w:r w:rsidR="00FA2C4C">
          <w:rPr>
            <w:rFonts w:hint="eastAsia"/>
          </w:rPr>
          <w:t>備份檔案的刪除日期，</w:t>
        </w:r>
        <w:r w:rsidR="00CB668B">
          <w:rPr>
            <w:rFonts w:hint="eastAsia"/>
          </w:rPr>
          <w:t>會根據備份設定中的備份檔案存活時間</w:t>
        </w:r>
        <w:r w:rsidR="00CB668B">
          <w:rPr>
            <w:rFonts w:hint="eastAsia"/>
          </w:rPr>
          <w:t>(TTL)</w:t>
        </w:r>
      </w:ins>
      <w:ins w:id="681" w:author="elvis_ting 丁士珉" w:date="2025-05-15T09:54:00Z" w16du:dateUtc="2025-05-15T01:54:00Z">
        <w:r w:rsidR="007E50F2">
          <w:rPr>
            <w:rFonts w:hint="eastAsia"/>
          </w:rPr>
          <w:t>決定到期日期，時間應該會是：「建立日期」</w:t>
        </w:r>
        <w:r w:rsidR="007E50F2">
          <w:rPr>
            <w:rFonts w:hint="eastAsia"/>
          </w:rPr>
          <w:t>+</w:t>
        </w:r>
        <w:r w:rsidR="007E50F2">
          <w:rPr>
            <w:rFonts w:hint="eastAsia"/>
          </w:rPr>
          <w:t>「</w:t>
        </w:r>
        <w:r w:rsidR="00924F99">
          <w:rPr>
            <w:rFonts w:hint="eastAsia"/>
          </w:rPr>
          <w:t>備份檔案存活時間</w:t>
        </w:r>
        <w:r w:rsidR="007E50F2">
          <w:rPr>
            <w:rFonts w:hint="eastAsia"/>
          </w:rPr>
          <w:t>」</w:t>
        </w:r>
        <w:r w:rsidR="00924F99">
          <w:rPr>
            <w:rFonts w:hint="eastAsia"/>
          </w:rPr>
          <w:t>，如：</w:t>
        </w:r>
      </w:ins>
      <w:ins w:id="682" w:author="elvis_ting 丁士珉" w:date="2025-05-15T09:55:00Z" w16du:dateUtc="2025-05-15T01:55:00Z">
        <w:r w:rsidR="00924F99">
          <w:rPr>
            <w:rFonts w:hint="eastAsia"/>
          </w:rPr>
          <w:t>「</w:t>
        </w:r>
        <w:r w:rsidR="00924F99">
          <w:rPr>
            <w:rFonts w:hint="eastAsia"/>
          </w:rPr>
          <w:t>2025-05-15 01:43:</w:t>
        </w:r>
        <w:r w:rsidR="00E26001">
          <w:rPr>
            <w:rFonts w:hint="eastAsia"/>
          </w:rPr>
          <w:t>47</w:t>
        </w:r>
        <w:r w:rsidR="00924F99">
          <w:rPr>
            <w:rFonts w:hint="eastAsia"/>
          </w:rPr>
          <w:t>」</w:t>
        </w:r>
        <w:r w:rsidR="00E26001">
          <w:rPr>
            <w:rFonts w:hint="eastAsia"/>
          </w:rPr>
          <w:t>+</w:t>
        </w:r>
        <w:r w:rsidR="00E26001">
          <w:rPr>
            <w:rFonts w:hint="eastAsia"/>
          </w:rPr>
          <w:t>「</w:t>
        </w:r>
        <w:r w:rsidR="00E26001">
          <w:rPr>
            <w:rFonts w:hint="eastAsia"/>
          </w:rPr>
          <w:t>720</w:t>
        </w:r>
        <w:r w:rsidR="00E26001">
          <w:rPr>
            <w:rFonts w:hint="eastAsia"/>
          </w:rPr>
          <w:t>小時</w:t>
        </w:r>
        <w:r w:rsidR="00E26001">
          <w:rPr>
            <w:rFonts w:hint="eastAsia"/>
          </w:rPr>
          <w:t>(</w:t>
        </w:r>
        <w:r w:rsidR="00E26001">
          <w:rPr>
            <w:rFonts w:hint="eastAsia"/>
          </w:rPr>
          <w:t>預設存活時間</w:t>
        </w:r>
      </w:ins>
      <w:ins w:id="683" w:author="elvis_ting 丁士珉" w:date="2025-05-15T09:56:00Z" w16du:dateUtc="2025-05-15T01:56:00Z">
        <w:r w:rsidR="001F55EC">
          <w:rPr>
            <w:rFonts w:hint="eastAsia"/>
          </w:rPr>
          <w:t xml:space="preserve">, </w:t>
        </w:r>
        <w:r w:rsidR="00402613">
          <w:rPr>
            <w:rFonts w:hint="eastAsia"/>
          </w:rPr>
          <w:t>換算成天數是</w:t>
        </w:r>
        <w:r w:rsidR="00402613">
          <w:rPr>
            <w:rFonts w:hint="eastAsia"/>
          </w:rPr>
          <w:t>30</w:t>
        </w:r>
        <w:r w:rsidR="00402613">
          <w:rPr>
            <w:rFonts w:hint="eastAsia"/>
          </w:rPr>
          <w:t>天</w:t>
        </w:r>
      </w:ins>
      <w:ins w:id="684" w:author="elvis_ting 丁士珉" w:date="2025-05-15T09:55:00Z" w16du:dateUtc="2025-05-15T01:55:00Z">
        <w:r w:rsidR="00E26001">
          <w:rPr>
            <w:rFonts w:hint="eastAsia"/>
          </w:rPr>
          <w:t>)</w:t>
        </w:r>
        <w:r w:rsidR="00E26001">
          <w:rPr>
            <w:rFonts w:hint="eastAsia"/>
          </w:rPr>
          <w:t>」</w:t>
        </w:r>
        <w:r w:rsidR="00E26001">
          <w:rPr>
            <w:rFonts w:hint="eastAsia"/>
          </w:rPr>
          <w:t>=</w:t>
        </w:r>
        <w:r w:rsidR="00E26001">
          <w:rPr>
            <w:rFonts w:hint="eastAsia"/>
          </w:rPr>
          <w:t>「</w:t>
        </w:r>
        <w:r w:rsidR="00E26001">
          <w:rPr>
            <w:rFonts w:hint="eastAsia"/>
          </w:rPr>
          <w:t>2025-06-14 0</w:t>
        </w:r>
      </w:ins>
      <w:ins w:id="685" w:author="elvis_ting 丁士珉" w:date="2025-05-15T09:56:00Z" w16du:dateUtc="2025-05-15T01:56:00Z">
        <w:r w:rsidR="00E26001">
          <w:rPr>
            <w:rFonts w:hint="eastAsia"/>
          </w:rPr>
          <w:t>1:43:47</w:t>
        </w:r>
      </w:ins>
      <w:ins w:id="686" w:author="elvis_ting 丁士珉" w:date="2025-05-15T09:55:00Z" w16du:dateUtc="2025-05-15T01:55:00Z">
        <w:r w:rsidR="00E26001">
          <w:rPr>
            <w:rFonts w:hint="eastAsia"/>
          </w:rPr>
          <w:t>」</w:t>
        </w:r>
      </w:ins>
      <w:ins w:id="687" w:author="elvis_ting 丁士珉" w:date="2025-05-15T10:02:00Z" w16du:dateUtc="2025-05-15T02:02:00Z">
        <w:r w:rsidR="007F3931">
          <w:rPr>
            <w:rFonts w:hint="eastAsia"/>
          </w:rPr>
          <w:t>。</w:t>
        </w:r>
        <w:r w:rsidR="007F3931">
          <w:rPr>
            <w:rFonts w:hint="eastAsia"/>
          </w:rPr>
          <w:t>Velero</w:t>
        </w:r>
        <w:r w:rsidR="007F3931">
          <w:rPr>
            <w:rFonts w:hint="eastAsia"/>
          </w:rPr>
          <w:t>會自己檢查</w:t>
        </w:r>
      </w:ins>
      <w:ins w:id="688" w:author="elvis_ting 丁士珉" w:date="2025-05-15T10:03:00Z" w16du:dateUtc="2025-05-15T02:03:00Z">
        <w:r w:rsidR="007F3931">
          <w:rPr>
            <w:rFonts w:hint="eastAsia"/>
          </w:rPr>
          <w:t>備份檔案是否已經</w:t>
        </w:r>
        <w:r w:rsidR="00890AED">
          <w:rPr>
            <w:rFonts w:hint="eastAsia"/>
          </w:rPr>
          <w:t>到了到期日期，但是因為</w:t>
        </w:r>
        <w:r w:rsidR="00890AED">
          <w:rPr>
            <w:rFonts w:hint="eastAsia"/>
          </w:rPr>
          <w:t>Velero</w:t>
        </w:r>
      </w:ins>
      <w:ins w:id="689" w:author="elvis_ting 丁士珉" w:date="2025-05-16T10:39:00Z" w16du:dateUtc="2025-05-16T02:39:00Z">
        <w:r w:rsidR="00EF2932">
          <w:rPr>
            <w:rFonts w:hint="eastAsia"/>
          </w:rPr>
          <w:t>的處理</w:t>
        </w:r>
      </w:ins>
      <w:ins w:id="690" w:author="elvis_ting 丁士珉" w:date="2025-05-15T10:03:00Z" w16du:dateUtc="2025-05-15T02:03:00Z">
        <w:r w:rsidR="00890AED">
          <w:rPr>
            <w:rFonts w:hint="eastAsia"/>
          </w:rPr>
          <w:t>時間關係，到期的備份檔案有可能會在到期日期的</w:t>
        </w:r>
        <w:r w:rsidR="00890AED">
          <w:rPr>
            <w:rFonts w:hint="eastAsia"/>
          </w:rPr>
          <w:t>1</w:t>
        </w:r>
        <w:r w:rsidR="00890AED">
          <w:rPr>
            <w:rFonts w:hint="eastAsia"/>
          </w:rPr>
          <w:t>小時後才被刪除。</w:t>
        </w:r>
      </w:ins>
    </w:p>
    <w:p w14:paraId="33500877" w14:textId="77777777" w:rsidR="008F1121" w:rsidRDefault="008F1121" w:rsidP="008F1121">
      <w:pPr>
        <w:rPr>
          <w:ins w:id="691" w:author="elvis_ting 丁士珉" w:date="2025-05-15T15:45:00Z" w16du:dateUtc="2025-05-15T07:45:00Z"/>
        </w:rPr>
      </w:pPr>
    </w:p>
    <w:p w14:paraId="4AA64347" w14:textId="75FFE7A0" w:rsidR="008F1121" w:rsidRDefault="008F1121" w:rsidP="008F1121">
      <w:pPr>
        <w:rPr>
          <w:ins w:id="692" w:author="elvis_ting 丁士珉" w:date="2025-05-15T15:45:00Z" w16du:dateUtc="2025-05-15T07:45:00Z"/>
        </w:rPr>
      </w:pPr>
      <w:ins w:id="693" w:author="elvis_ting 丁士珉" w:date="2025-05-15T15:45:00Z" w16du:dateUtc="2025-05-15T07:45:00Z">
        <w:r>
          <w:rPr>
            <w:rFonts w:hint="eastAsia"/>
          </w:rPr>
          <w:t>點擊右側</w:t>
        </w:r>
      </w:ins>
      <w:ins w:id="694" w:author="elvis_ting 丁士珉" w:date="2025-05-16T10:39:00Z" w16du:dateUtc="2025-05-16T02:39:00Z">
        <w:r w:rsidR="00EF2932">
          <w:rPr>
            <w:rFonts w:hint="eastAsia"/>
          </w:rPr>
          <w:t>「</w:t>
        </w:r>
        <w:r w:rsidR="00EF2932" w:rsidRPr="00B20AC6">
          <w:rPr>
            <w:rFonts w:hint="eastAsia"/>
            <w:eastAsianLayout w:id="-712857852" w:vert="1" w:vertCompress="1"/>
            <w:rPrChange w:id="695" w:author="elvis_ting 丁士珉" w:date="2025-05-16T10:39:00Z" w16du:dateUtc="2025-05-16T02:39:00Z">
              <w:rPr>
                <w:rFonts w:hint="eastAsia"/>
              </w:rPr>
            </w:rPrChange>
          </w:rPr>
          <w:t>…</w:t>
        </w:r>
        <w:r w:rsidR="00B20AC6">
          <w:rPr>
            <w:rFonts w:hint="eastAsia"/>
          </w:rPr>
          <w:t>」</w:t>
        </w:r>
      </w:ins>
      <w:ins w:id="696" w:author="elvis_ting 丁士珉" w:date="2025-05-15T15:45:00Z" w16du:dateUtc="2025-05-15T07:45:00Z">
        <w:r>
          <w:rPr>
            <w:rFonts w:hint="eastAsia"/>
          </w:rPr>
          <w:t>圖案可以開啟快速選單，有刪除動作可以選擇：</w:t>
        </w:r>
      </w:ins>
    </w:p>
    <w:p w14:paraId="676FCFD6" w14:textId="023665D5" w:rsidR="008F1121" w:rsidRPr="002A2F39" w:rsidRDefault="008C17A5" w:rsidP="008F1121">
      <w:pPr>
        <w:rPr>
          <w:ins w:id="697" w:author="elvis_ting 丁士珉" w:date="2025-05-15T15:45:00Z" w16du:dateUtc="2025-05-15T07:45:00Z"/>
        </w:rPr>
      </w:pPr>
      <w:ins w:id="698" w:author="elvis_ting 丁士珉" w:date="2025-05-15T15:45:00Z" w16du:dateUtc="2025-05-15T07:45:00Z">
        <w:r w:rsidRPr="008C17A5">
          <w:rPr>
            <w:noProof/>
          </w:rPr>
          <w:drawing>
            <wp:inline distT="0" distB="0" distL="0" distR="0" wp14:anchorId="7BED43A3" wp14:editId="24F4B11A">
              <wp:extent cx="2619741" cy="1619476"/>
              <wp:effectExtent l="0" t="0" r="9525" b="0"/>
              <wp:docPr id="1713467233"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7233" name="圖片 1" descr="一張含有 文字, 螢幕擷取畫面, 字型, Rectangle 的圖片&#10;&#10;AI 產生的內容可能不正確。"/>
                      <pic:cNvPicPr/>
                    </pic:nvPicPr>
                    <pic:blipFill>
                      <a:blip r:embed="rId67"/>
                      <a:stretch>
                        <a:fillRect/>
                      </a:stretch>
                    </pic:blipFill>
                    <pic:spPr>
                      <a:xfrm>
                        <a:off x="0" y="0"/>
                        <a:ext cx="2619741" cy="1619476"/>
                      </a:xfrm>
                      <a:prstGeom prst="rect">
                        <a:avLst/>
                      </a:prstGeom>
                    </pic:spPr>
                  </pic:pic>
                </a:graphicData>
              </a:graphic>
            </wp:inline>
          </w:drawing>
        </w:r>
      </w:ins>
    </w:p>
    <w:p w14:paraId="478524CD" w14:textId="77777777" w:rsidR="008F1121" w:rsidRDefault="008F1121" w:rsidP="008F1121">
      <w:pPr>
        <w:rPr>
          <w:ins w:id="699" w:author="elvis_ting 丁士珉" w:date="2025-05-15T15:45:00Z" w16du:dateUtc="2025-05-15T07:45:00Z"/>
        </w:rPr>
      </w:pPr>
    </w:p>
    <w:p w14:paraId="59E1A111" w14:textId="2670DA72" w:rsidR="008F1121" w:rsidRDefault="008F1121" w:rsidP="008F1121">
      <w:pPr>
        <w:rPr>
          <w:ins w:id="700" w:author="elvis_ting 丁士珉" w:date="2025-05-15T15:45:00Z" w16du:dateUtc="2025-05-15T07:45:00Z"/>
        </w:rPr>
      </w:pPr>
      <w:ins w:id="701" w:author="elvis_ting 丁士珉" w:date="2025-05-15T15:45:00Z" w16du:dateUtc="2025-05-15T07:45:00Z">
        <w:r>
          <w:rPr>
            <w:rFonts w:hint="eastAsia"/>
          </w:rPr>
          <w:t>點選名稱可以進入詳細資料頁面，可以看到關於備份</w:t>
        </w:r>
        <w:r w:rsidR="008C17A5">
          <w:rPr>
            <w:rFonts w:hint="eastAsia"/>
          </w:rPr>
          <w:t>檔案</w:t>
        </w:r>
        <w:r>
          <w:rPr>
            <w:rFonts w:hint="eastAsia"/>
          </w:rPr>
          <w:t>的所有資訊，也有刪除按鈕可以使用：</w:t>
        </w:r>
      </w:ins>
    </w:p>
    <w:p w14:paraId="3FECE5CA" w14:textId="3C347666" w:rsidR="008F1121" w:rsidRDefault="008030DD" w:rsidP="008F1121">
      <w:pPr>
        <w:rPr>
          <w:ins w:id="702" w:author="elvis_ting 丁士珉" w:date="2025-05-15T15:45:00Z" w16du:dateUtc="2025-05-15T07:45:00Z"/>
        </w:rPr>
      </w:pPr>
      <w:ins w:id="703" w:author="elvis_ting 丁士珉" w:date="2025-05-15T15:46:00Z" w16du:dateUtc="2025-05-15T07:46:00Z">
        <w:r w:rsidRPr="008030DD">
          <w:rPr>
            <w:noProof/>
          </w:rPr>
          <w:lastRenderedPageBreak/>
          <w:drawing>
            <wp:inline distT="0" distB="0" distL="0" distR="0" wp14:anchorId="43AF041E" wp14:editId="2C3DBD4E">
              <wp:extent cx="3372321" cy="3677163"/>
              <wp:effectExtent l="0" t="0" r="0" b="0"/>
              <wp:docPr id="2421814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81406" name=""/>
                      <pic:cNvPicPr/>
                    </pic:nvPicPr>
                    <pic:blipFill>
                      <a:blip r:embed="rId68"/>
                      <a:stretch>
                        <a:fillRect/>
                      </a:stretch>
                    </pic:blipFill>
                    <pic:spPr>
                      <a:xfrm>
                        <a:off x="0" y="0"/>
                        <a:ext cx="3372321" cy="3677163"/>
                      </a:xfrm>
                      <a:prstGeom prst="rect">
                        <a:avLst/>
                      </a:prstGeom>
                    </pic:spPr>
                  </pic:pic>
                </a:graphicData>
              </a:graphic>
            </wp:inline>
          </w:drawing>
        </w:r>
      </w:ins>
    </w:p>
    <w:p w14:paraId="7E383D56" w14:textId="0C5C49ED" w:rsidR="008F1121" w:rsidRDefault="008030DD" w:rsidP="008F1121">
      <w:pPr>
        <w:rPr>
          <w:ins w:id="704" w:author="elvis_ting 丁士珉" w:date="2025-05-15T15:45:00Z" w16du:dateUtc="2025-05-15T07:45:00Z"/>
        </w:rPr>
      </w:pPr>
      <w:ins w:id="705" w:author="elvis_ting 丁士珉" w:date="2025-05-15T15:46:00Z" w16du:dateUtc="2025-05-15T07:46:00Z">
        <w:r w:rsidRPr="008030DD">
          <w:rPr>
            <w:noProof/>
          </w:rPr>
          <w:drawing>
            <wp:inline distT="0" distB="0" distL="0" distR="0" wp14:anchorId="4B8CC411" wp14:editId="053AD28D">
              <wp:extent cx="5274310" cy="1266190"/>
              <wp:effectExtent l="0" t="0" r="2540" b="0"/>
              <wp:docPr id="1635038377"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38377" name="圖片 1" descr="一張含有 文字, 螢幕擷取畫面 的圖片&#10;&#10;AI 產生的內容可能不正確。"/>
                      <pic:cNvPicPr/>
                    </pic:nvPicPr>
                    <pic:blipFill>
                      <a:blip r:embed="rId69"/>
                      <a:stretch>
                        <a:fillRect/>
                      </a:stretch>
                    </pic:blipFill>
                    <pic:spPr>
                      <a:xfrm>
                        <a:off x="0" y="0"/>
                        <a:ext cx="5274310" cy="1266190"/>
                      </a:xfrm>
                      <a:prstGeom prst="rect">
                        <a:avLst/>
                      </a:prstGeom>
                    </pic:spPr>
                  </pic:pic>
                </a:graphicData>
              </a:graphic>
            </wp:inline>
          </w:drawing>
        </w:r>
      </w:ins>
    </w:p>
    <w:p w14:paraId="4E960CF8" w14:textId="528381F1" w:rsidR="008F1121" w:rsidRDefault="008030DD" w:rsidP="008F1121">
      <w:pPr>
        <w:rPr>
          <w:ins w:id="706" w:author="elvis_ting 丁士珉" w:date="2025-05-15T15:45:00Z" w16du:dateUtc="2025-05-15T07:45:00Z"/>
        </w:rPr>
      </w:pPr>
      <w:ins w:id="707" w:author="elvis_ting 丁士珉" w:date="2025-05-15T15:46:00Z" w16du:dateUtc="2025-05-15T07:46:00Z">
        <w:r w:rsidRPr="008030DD">
          <w:rPr>
            <w:noProof/>
          </w:rPr>
          <w:drawing>
            <wp:inline distT="0" distB="0" distL="0" distR="0" wp14:anchorId="1A1CD31E" wp14:editId="72DF1B1F">
              <wp:extent cx="5274310" cy="1281430"/>
              <wp:effectExtent l="0" t="0" r="2540" b="0"/>
              <wp:docPr id="760329483" name="圖片 1" descr="一張含有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9483" name="圖片 1" descr="一張含有 螢幕擷取畫面, 文字 的圖片&#10;&#10;AI 產生的內容可能不正確。"/>
                      <pic:cNvPicPr/>
                    </pic:nvPicPr>
                    <pic:blipFill>
                      <a:blip r:embed="rId70"/>
                      <a:stretch>
                        <a:fillRect/>
                      </a:stretch>
                    </pic:blipFill>
                    <pic:spPr>
                      <a:xfrm>
                        <a:off x="0" y="0"/>
                        <a:ext cx="5274310" cy="1281430"/>
                      </a:xfrm>
                      <a:prstGeom prst="rect">
                        <a:avLst/>
                      </a:prstGeom>
                    </pic:spPr>
                  </pic:pic>
                </a:graphicData>
              </a:graphic>
            </wp:inline>
          </w:drawing>
        </w:r>
      </w:ins>
    </w:p>
    <w:p w14:paraId="4B2CE753" w14:textId="77777777" w:rsidR="00271D7C" w:rsidRPr="00441E14" w:rsidRDefault="00271D7C" w:rsidP="00271D7C">
      <w:pPr>
        <w:rPr>
          <w:ins w:id="708" w:author="elvis_ting 丁士珉" w:date="2025-05-14T16:34:00Z" w16du:dateUtc="2025-05-14T08:34:00Z"/>
        </w:rPr>
      </w:pPr>
    </w:p>
    <w:p w14:paraId="2002C227" w14:textId="77777777" w:rsidR="00271D7C" w:rsidRDefault="00271D7C" w:rsidP="00271D7C">
      <w:pPr>
        <w:pStyle w:val="3"/>
        <w:numPr>
          <w:ilvl w:val="1"/>
          <w:numId w:val="2"/>
        </w:numPr>
        <w:rPr>
          <w:ins w:id="709" w:author="elvis_ting 丁士珉" w:date="2025-05-14T16:34:00Z" w16du:dateUtc="2025-05-14T08:34:00Z"/>
        </w:rPr>
      </w:pPr>
      <w:ins w:id="710" w:author="elvis_ting 丁士珉" w:date="2025-05-14T16:34:00Z" w16du:dateUtc="2025-05-14T08:34:00Z">
        <w:r>
          <w:rPr>
            <w:rFonts w:hint="eastAsia"/>
          </w:rPr>
          <w:t>刪除方式</w:t>
        </w:r>
      </w:ins>
    </w:p>
    <w:p w14:paraId="24DF25CA" w14:textId="3A440EC6" w:rsidR="00271D7C" w:rsidRDefault="00230CA2" w:rsidP="00271D7C">
      <w:pPr>
        <w:rPr>
          <w:ins w:id="711" w:author="elvis_ting 丁士珉" w:date="2025-05-15T10:23:00Z" w16du:dateUtc="2025-05-15T02:23:00Z"/>
        </w:rPr>
      </w:pPr>
      <w:ins w:id="712" w:author="elvis_ting 丁士珉" w:date="2025-05-15T10:22:00Z" w16du:dateUtc="2025-05-15T02:22:00Z">
        <w:r>
          <w:rPr>
            <w:rFonts w:hint="eastAsia"/>
          </w:rPr>
          <w:t>可以在備份檔案頁面</w:t>
        </w:r>
      </w:ins>
      <w:ins w:id="713" w:author="elvis_ting 丁士珉" w:date="2025-05-14T16:34:00Z" w16du:dateUtc="2025-05-14T08:34:00Z">
        <w:r w:rsidR="00271D7C">
          <w:rPr>
            <w:rFonts w:hint="eastAsia"/>
          </w:rPr>
          <w:t>刪除</w:t>
        </w:r>
      </w:ins>
      <w:ins w:id="714" w:author="elvis_ting 丁士珉" w:date="2025-05-15T10:22:00Z" w16du:dateUtc="2025-05-15T02:22:00Z">
        <w:r>
          <w:rPr>
            <w:rFonts w:hint="eastAsia"/>
          </w:rPr>
          <w:t>備份檔案</w:t>
        </w:r>
      </w:ins>
      <w:ins w:id="715" w:author="elvis_ting 丁士珉" w:date="2025-05-14T16:34:00Z" w16du:dateUtc="2025-05-14T08:34:00Z">
        <w:r w:rsidR="00271D7C">
          <w:rPr>
            <w:rFonts w:hint="eastAsia"/>
          </w:rPr>
          <w:t>，</w:t>
        </w:r>
      </w:ins>
      <w:ins w:id="716" w:author="elvis_ting 丁士珉" w:date="2025-05-15T10:23:00Z" w16du:dateUtc="2025-05-15T02:23:00Z">
        <w:r>
          <w:rPr>
            <w:rFonts w:hint="eastAsia"/>
          </w:rPr>
          <w:t>刪除動作會將備份檔案從儲存庫中刪除，刪除後的備份檔案無法復原。需注意只有以下狀態的備份檔案</w:t>
        </w:r>
        <w:r w:rsidR="00615573">
          <w:rPr>
            <w:rFonts w:hint="eastAsia"/>
          </w:rPr>
          <w:t>可以被刪除</w:t>
        </w:r>
      </w:ins>
      <w:ins w:id="717" w:author="elvis_ting 丁士珉" w:date="2025-05-14T16:34:00Z" w16du:dateUtc="2025-05-14T08:34:00Z">
        <w:r w:rsidR="00271D7C">
          <w:rPr>
            <w:rFonts w:hint="eastAsia"/>
          </w:rPr>
          <w:t>：</w:t>
        </w:r>
      </w:ins>
    </w:p>
    <w:p w14:paraId="12B1022E" w14:textId="425FC96E" w:rsidR="00615573" w:rsidRDefault="00B3112F" w:rsidP="00271D7C">
      <w:pPr>
        <w:rPr>
          <w:ins w:id="718" w:author="elvis_ting 丁士珉" w:date="2025-05-15T10:24:00Z" w16du:dateUtc="2025-05-15T02:24:00Z"/>
        </w:rPr>
      </w:pPr>
      <w:ins w:id="719" w:author="elvis_ting 丁士珉" w:date="2025-05-15T10:23:00Z" w16du:dateUtc="2025-05-15T02:23:00Z">
        <w:r>
          <w:rPr>
            <w:rFonts w:hint="eastAsia"/>
          </w:rPr>
          <w:t>「</w:t>
        </w:r>
        <w:r w:rsidRPr="00734DDF">
          <w:t>Completed</w:t>
        </w:r>
        <w:r>
          <w:rPr>
            <w:rFonts w:hint="eastAsia"/>
          </w:rPr>
          <w:t>」、「</w:t>
        </w:r>
        <w:r w:rsidRPr="00762992">
          <w:t>Failed</w:t>
        </w:r>
        <w:r>
          <w:rPr>
            <w:rFonts w:hint="eastAsia"/>
          </w:rPr>
          <w:t>」、「</w:t>
        </w:r>
        <w:r w:rsidRPr="00762992">
          <w:t>PartiallyFailed</w:t>
        </w:r>
        <w:r>
          <w:rPr>
            <w:rFonts w:hint="eastAsia"/>
          </w:rPr>
          <w:t>」、「</w:t>
        </w:r>
        <w:r w:rsidRPr="00762992">
          <w:t>FailedValidation</w:t>
        </w:r>
        <w:r>
          <w:rPr>
            <w:rFonts w:hint="eastAsia"/>
          </w:rPr>
          <w:t>」</w:t>
        </w:r>
      </w:ins>
    </w:p>
    <w:p w14:paraId="57E56C9A" w14:textId="77777777" w:rsidR="00B3112F" w:rsidRDefault="00B3112F" w:rsidP="00271D7C">
      <w:pPr>
        <w:rPr>
          <w:ins w:id="720" w:author="elvis_ting 丁士珉" w:date="2025-05-15T10:24:00Z" w16du:dateUtc="2025-05-15T02:24:00Z"/>
        </w:rPr>
      </w:pPr>
    </w:p>
    <w:p w14:paraId="0C314C31" w14:textId="17333BEB" w:rsidR="00B3112F" w:rsidRPr="00615573" w:rsidRDefault="007C5C67" w:rsidP="00271D7C">
      <w:pPr>
        <w:rPr>
          <w:ins w:id="721" w:author="elvis_ting 丁士珉" w:date="2025-05-14T16:34:00Z" w16du:dateUtc="2025-05-14T08:34:00Z"/>
        </w:rPr>
      </w:pPr>
      <w:ins w:id="722" w:author="elvis_ting 丁士珉" w:date="2025-05-15T10:25:00Z" w16du:dateUtc="2025-05-15T02:25:00Z">
        <w:r>
          <w:rPr>
            <w:rFonts w:hint="eastAsia"/>
          </w:rPr>
          <w:t>找到要刪除的備份檔案，</w:t>
        </w:r>
      </w:ins>
      <w:ins w:id="723" w:author="elvis_ting 丁士珉" w:date="2025-05-15T10:24:00Z" w16du:dateUtc="2025-05-15T02:24:00Z">
        <w:r>
          <w:rPr>
            <w:rFonts w:hint="eastAsia"/>
          </w:rPr>
          <w:t>點擊右側的</w:t>
        </w:r>
      </w:ins>
      <w:ins w:id="724" w:author="elvis_ting 丁士珉" w:date="2025-05-15T10:25:00Z" w16du:dateUtc="2025-05-15T02:25:00Z">
        <w:r>
          <w:rPr>
            <w:rFonts w:hint="eastAsia"/>
          </w:rPr>
          <w:t>「</w:t>
        </w:r>
        <w:r w:rsidR="00BA4918" w:rsidRPr="00BA4918">
          <w:rPr>
            <w:rFonts w:hint="eastAsia"/>
            <w:eastAsianLayout w:id="-713385716" w:vert="1" w:vertCompress="1"/>
            <w:rPrChange w:id="725" w:author="elvis_ting 丁士珉" w:date="2025-05-15T10:25:00Z" w16du:dateUtc="2025-05-15T02:25:00Z">
              <w:rPr>
                <w:rFonts w:hint="eastAsia"/>
              </w:rPr>
            </w:rPrChange>
          </w:rPr>
          <w:t>…</w:t>
        </w:r>
        <w:r>
          <w:rPr>
            <w:rFonts w:hint="eastAsia"/>
          </w:rPr>
          <w:t>」</w:t>
        </w:r>
        <w:r w:rsidR="00BA4918">
          <w:rPr>
            <w:rFonts w:hint="eastAsia"/>
          </w:rPr>
          <w:t>圖案，並選擇刪除：</w:t>
        </w:r>
      </w:ins>
    </w:p>
    <w:p w14:paraId="1FB98522" w14:textId="6E96B9F7" w:rsidR="00271D7C" w:rsidRDefault="007C5C67" w:rsidP="00271D7C">
      <w:pPr>
        <w:rPr>
          <w:ins w:id="726" w:author="elvis_ting 丁士珉" w:date="2025-05-15T10:25:00Z" w16du:dateUtc="2025-05-15T02:25:00Z"/>
        </w:rPr>
      </w:pPr>
      <w:ins w:id="727" w:author="elvis_ting 丁士珉" w:date="2025-05-15T10:24:00Z" w16du:dateUtc="2025-05-15T02:24:00Z">
        <w:r w:rsidRPr="007C5C67">
          <w:rPr>
            <w:noProof/>
          </w:rPr>
          <w:lastRenderedPageBreak/>
          <w:drawing>
            <wp:inline distT="0" distB="0" distL="0" distR="0" wp14:anchorId="276936D6" wp14:editId="416D3FB0">
              <wp:extent cx="3305636" cy="1657581"/>
              <wp:effectExtent l="0" t="0" r="9525" b="0"/>
              <wp:docPr id="2014620029"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0029" name="圖片 1" descr="一張含有 文字, 螢幕擷取畫面, 字型, Rectangle 的圖片&#10;&#10;AI 產生的內容可能不正確。"/>
                      <pic:cNvPicPr/>
                    </pic:nvPicPr>
                    <pic:blipFill>
                      <a:blip r:embed="rId71"/>
                      <a:stretch>
                        <a:fillRect/>
                      </a:stretch>
                    </pic:blipFill>
                    <pic:spPr>
                      <a:xfrm>
                        <a:off x="0" y="0"/>
                        <a:ext cx="3305636" cy="1657581"/>
                      </a:xfrm>
                      <a:prstGeom prst="rect">
                        <a:avLst/>
                      </a:prstGeom>
                    </pic:spPr>
                  </pic:pic>
                </a:graphicData>
              </a:graphic>
            </wp:inline>
          </w:drawing>
        </w:r>
      </w:ins>
    </w:p>
    <w:p w14:paraId="4C1AAD4F" w14:textId="77777777" w:rsidR="00BA4918" w:rsidRDefault="00BA4918" w:rsidP="00271D7C">
      <w:pPr>
        <w:rPr>
          <w:ins w:id="728" w:author="elvis_ting 丁士珉" w:date="2025-05-15T10:25:00Z" w16du:dateUtc="2025-05-15T02:25:00Z"/>
        </w:rPr>
      </w:pPr>
    </w:p>
    <w:p w14:paraId="56EE5B18" w14:textId="57F3874A" w:rsidR="003108B2" w:rsidRDefault="003108B2" w:rsidP="00271D7C">
      <w:pPr>
        <w:rPr>
          <w:ins w:id="729" w:author="elvis_ting 丁士珉" w:date="2025-05-15T10:25:00Z" w16du:dateUtc="2025-05-15T02:25:00Z"/>
        </w:rPr>
      </w:pPr>
      <w:ins w:id="730" w:author="elvis_ting 丁士珉" w:date="2025-05-15T10:25:00Z" w16du:dateUtc="2025-05-15T02:25:00Z">
        <w:r>
          <w:rPr>
            <w:rFonts w:hint="eastAsia"/>
          </w:rPr>
          <w:t>輸入要刪除的備份檔案名稱後，</w:t>
        </w:r>
      </w:ins>
      <w:ins w:id="731" w:author="elvis_ting 丁士珉" w:date="2025-05-15T10:26:00Z" w16du:dateUtc="2025-05-15T02:26:00Z">
        <w:r>
          <w:rPr>
            <w:rFonts w:hint="eastAsia"/>
          </w:rPr>
          <w:t>點擊紅色確定按鈕</w:t>
        </w:r>
        <w:r w:rsidR="0023133A">
          <w:rPr>
            <w:rFonts w:hint="eastAsia"/>
          </w:rPr>
          <w:t>完成刪除：</w:t>
        </w:r>
      </w:ins>
    </w:p>
    <w:p w14:paraId="7EF71EA7" w14:textId="47047B01" w:rsidR="00BA4918" w:rsidRPr="00BA4918" w:rsidRDefault="003108B2" w:rsidP="00271D7C">
      <w:pPr>
        <w:rPr>
          <w:ins w:id="732" w:author="elvis_ting 丁士珉" w:date="2025-05-14T16:34:00Z" w16du:dateUtc="2025-05-14T08:34:00Z"/>
        </w:rPr>
      </w:pPr>
      <w:ins w:id="733" w:author="elvis_ting 丁士珉" w:date="2025-05-15T10:25:00Z" w16du:dateUtc="2025-05-15T02:25:00Z">
        <w:r w:rsidRPr="003108B2">
          <w:rPr>
            <w:noProof/>
          </w:rPr>
          <w:drawing>
            <wp:inline distT="0" distB="0" distL="0" distR="0" wp14:anchorId="11EFB8B9" wp14:editId="3B18B8C4">
              <wp:extent cx="4791744" cy="1857634"/>
              <wp:effectExtent l="0" t="0" r="8890" b="9525"/>
              <wp:docPr id="16796612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6123" name="圖片 1" descr="一張含有 文字, 螢幕擷取畫面, 字型 的圖片&#10;&#10;AI 產生的內容可能不正確。"/>
                      <pic:cNvPicPr/>
                    </pic:nvPicPr>
                    <pic:blipFill>
                      <a:blip r:embed="rId72"/>
                      <a:stretch>
                        <a:fillRect/>
                      </a:stretch>
                    </pic:blipFill>
                    <pic:spPr>
                      <a:xfrm>
                        <a:off x="0" y="0"/>
                        <a:ext cx="4791744" cy="1857634"/>
                      </a:xfrm>
                      <a:prstGeom prst="rect">
                        <a:avLst/>
                      </a:prstGeom>
                    </pic:spPr>
                  </pic:pic>
                </a:graphicData>
              </a:graphic>
            </wp:inline>
          </w:drawing>
        </w:r>
      </w:ins>
    </w:p>
    <w:p w14:paraId="093EF4A7" w14:textId="77777777" w:rsidR="00271D7C" w:rsidRDefault="00271D7C" w:rsidP="003F284C"/>
    <w:p w14:paraId="516EBE36" w14:textId="1FA8DE32" w:rsidR="00FC45D7" w:rsidRDefault="00FC45D7" w:rsidP="00FC45D7">
      <w:pPr>
        <w:pStyle w:val="2"/>
        <w:numPr>
          <w:ilvl w:val="0"/>
          <w:numId w:val="2"/>
        </w:numPr>
        <w:rPr>
          <w:sz w:val="40"/>
          <w:szCs w:val="40"/>
        </w:rPr>
      </w:pPr>
      <w:r>
        <w:rPr>
          <w:rFonts w:hint="eastAsia"/>
          <w:sz w:val="40"/>
          <w:szCs w:val="40"/>
        </w:rPr>
        <w:t>Re</w:t>
      </w:r>
      <w:r>
        <w:rPr>
          <w:sz w:val="40"/>
          <w:szCs w:val="40"/>
        </w:rPr>
        <w:t>store</w:t>
      </w:r>
      <w:r>
        <w:rPr>
          <w:rFonts w:hint="eastAsia"/>
          <w:sz w:val="40"/>
          <w:szCs w:val="40"/>
        </w:rPr>
        <w:t>復原</w:t>
      </w:r>
    </w:p>
    <w:p w14:paraId="09A57C2A" w14:textId="77777777" w:rsidR="00770276" w:rsidRDefault="00770276" w:rsidP="00770276">
      <w:pPr>
        <w:pStyle w:val="3"/>
        <w:numPr>
          <w:ilvl w:val="1"/>
          <w:numId w:val="2"/>
        </w:numPr>
      </w:pPr>
      <w:r>
        <w:rPr>
          <w:rFonts w:hint="eastAsia"/>
        </w:rPr>
        <w:t>說明</w:t>
      </w:r>
    </w:p>
    <w:p w14:paraId="6B96B828" w14:textId="1BE1AEDA" w:rsidR="005331AA" w:rsidRDefault="00B410E3" w:rsidP="003F284C">
      <w:r>
        <w:rPr>
          <w:rFonts w:hint="eastAsia"/>
        </w:rPr>
        <w:t>透過復原設定將儲存庫中的備份檔案復原到</w:t>
      </w:r>
      <w:r w:rsidR="009A306C">
        <w:rPr>
          <w:rFonts w:hint="eastAsia"/>
        </w:rPr>
        <w:t>當前集群中。復原設定和備份設定一樣可以分成</w:t>
      </w:r>
      <w:ins w:id="734" w:author="elvis_ting 丁士珉" w:date="2025-05-15T10:35:00Z" w16du:dateUtc="2025-05-15T02:35:00Z">
        <w:r w:rsidR="007019A4">
          <w:rPr>
            <w:rFonts w:hint="eastAsia"/>
          </w:rPr>
          <w:t>單次復原</w:t>
        </w:r>
      </w:ins>
      <w:del w:id="735" w:author="elvis_ting 丁士珉" w:date="2025-05-15T10:35:00Z" w16du:dateUtc="2025-05-15T02:35:00Z">
        <w:r w:rsidR="009A306C">
          <w:rPr>
            <w:rFonts w:hint="eastAsia"/>
          </w:rPr>
          <w:delText>一次性</w:delText>
        </w:r>
      </w:del>
      <w:r w:rsidR="009A306C">
        <w:rPr>
          <w:rFonts w:hint="eastAsia"/>
        </w:rPr>
        <w:t>和持續</w:t>
      </w:r>
      <w:del w:id="736" w:author="elvis_ting 丁士珉" w:date="2025-05-15T10:35:00Z" w16du:dateUtc="2025-05-15T02:35:00Z">
        <w:r w:rsidR="009A306C">
          <w:rPr>
            <w:rFonts w:hint="eastAsia"/>
          </w:rPr>
          <w:delText>性</w:delText>
        </w:r>
      </w:del>
      <w:r w:rsidR="009A306C">
        <w:rPr>
          <w:rFonts w:hint="eastAsia"/>
        </w:rPr>
        <w:t>復原兩種</w:t>
      </w:r>
      <w:r w:rsidR="00E24FD3">
        <w:rPr>
          <w:rFonts w:hint="eastAsia"/>
        </w:rPr>
        <w:t>：</w:t>
      </w:r>
    </w:p>
    <w:p w14:paraId="79DEA5AD" w14:textId="0A0B1147" w:rsidR="005331AA" w:rsidRDefault="007019A4" w:rsidP="0071437E">
      <w:pPr>
        <w:pStyle w:val="a7"/>
        <w:numPr>
          <w:ilvl w:val="0"/>
          <w:numId w:val="18"/>
        </w:numPr>
        <w:ind w:leftChars="0"/>
      </w:pPr>
      <w:ins w:id="737" w:author="elvis_ting 丁士珉" w:date="2025-05-15T10:35:00Z" w16du:dateUtc="2025-05-15T02:35:00Z">
        <w:r>
          <w:rPr>
            <w:rFonts w:hint="eastAsia"/>
          </w:rPr>
          <w:t>單次</w:t>
        </w:r>
      </w:ins>
      <w:del w:id="738" w:author="elvis_ting 丁士珉" w:date="2025-05-15T10:35:00Z" w16du:dateUtc="2025-05-15T02:35:00Z">
        <w:r w:rsidR="009A306C">
          <w:rPr>
            <w:rFonts w:hint="eastAsia"/>
          </w:rPr>
          <w:delText>一次性的</w:delText>
        </w:r>
      </w:del>
      <w:r w:rsidR="009A306C">
        <w:rPr>
          <w:rFonts w:hint="eastAsia"/>
        </w:rPr>
        <w:t>復原</w:t>
      </w:r>
      <w:r w:rsidR="00D16FBB">
        <w:rPr>
          <w:rFonts w:hint="eastAsia"/>
        </w:rPr>
        <w:t>只會觸發一次，可以馬上將指定的備份檔案復原到當前集群中。</w:t>
      </w:r>
    </w:p>
    <w:p w14:paraId="74F8094C" w14:textId="101FC576" w:rsidR="00D16FBB" w:rsidRDefault="00D16FBB" w:rsidP="0071437E">
      <w:pPr>
        <w:pStyle w:val="a7"/>
        <w:numPr>
          <w:ilvl w:val="0"/>
          <w:numId w:val="18"/>
        </w:numPr>
        <w:ind w:leftChars="0"/>
      </w:pPr>
      <w:r>
        <w:rPr>
          <w:rFonts w:hint="eastAsia"/>
        </w:rPr>
        <w:t>持續</w:t>
      </w:r>
      <w:del w:id="739" w:author="elvis_ting 丁士珉" w:date="2025-05-15T10:35:00Z" w16du:dateUtc="2025-05-15T02:35:00Z">
        <w:r>
          <w:rPr>
            <w:rFonts w:hint="eastAsia"/>
          </w:rPr>
          <w:delText>性的</w:delText>
        </w:r>
      </w:del>
      <w:r>
        <w:rPr>
          <w:rFonts w:hint="eastAsia"/>
        </w:rPr>
        <w:t>復原則是</w:t>
      </w:r>
      <w:r w:rsidR="000B3CD1">
        <w:rPr>
          <w:rFonts w:hint="eastAsia"/>
        </w:rPr>
        <w:t>每當</w:t>
      </w:r>
      <w:r>
        <w:rPr>
          <w:rFonts w:hint="eastAsia"/>
        </w:rPr>
        <w:t>指定的</w:t>
      </w:r>
      <w:r w:rsidR="000B3CD1">
        <w:rPr>
          <w:rFonts w:hint="eastAsia"/>
        </w:rPr>
        <w:t>備份</w:t>
      </w:r>
      <w:ins w:id="740" w:author="elvis_ting 丁士珉" w:date="2025-05-16T10:43:00Z" w16du:dateUtc="2025-05-16T02:43:00Z">
        <w:r w:rsidR="001A5EF5">
          <w:rPr>
            <w:rFonts w:hint="eastAsia"/>
          </w:rPr>
          <w:t>來源</w:t>
        </w:r>
      </w:ins>
      <w:del w:id="741" w:author="elvis_ting 丁士珉" w:date="2025-05-16T10:43:00Z" w16du:dateUtc="2025-05-16T02:43:00Z">
        <w:r w:rsidR="000B3CD1">
          <w:rPr>
            <w:rFonts w:hint="eastAsia"/>
          </w:rPr>
          <w:delText>檔案</w:delText>
        </w:r>
      </w:del>
      <w:r w:rsidR="000B3CD1">
        <w:rPr>
          <w:rFonts w:hint="eastAsia"/>
        </w:rPr>
        <w:t>有更新時，會觸發復原動作。持續</w:t>
      </w:r>
      <w:del w:id="742" w:author="elvis_ting 丁士珉" w:date="2025-05-15T10:35:00Z" w16du:dateUtc="2025-05-15T02:35:00Z">
        <w:r w:rsidR="000B3CD1">
          <w:rPr>
            <w:rFonts w:hint="eastAsia"/>
          </w:rPr>
          <w:delText>性的</w:delText>
        </w:r>
      </w:del>
      <w:r w:rsidR="000B3CD1">
        <w:rPr>
          <w:rFonts w:hint="eastAsia"/>
        </w:rPr>
        <w:t>復原設定可以搭配先前介紹的持續</w:t>
      </w:r>
      <w:del w:id="743" w:author="elvis_ting 丁士珉" w:date="2025-05-15T10:35:00Z" w16du:dateUtc="2025-05-15T02:35:00Z">
        <w:r w:rsidR="000B3CD1">
          <w:rPr>
            <w:rFonts w:hint="eastAsia"/>
          </w:rPr>
          <w:delText>性</w:delText>
        </w:r>
      </w:del>
      <w:r w:rsidR="000B3CD1">
        <w:rPr>
          <w:rFonts w:hint="eastAsia"/>
        </w:rPr>
        <w:t>備份設定和稍後會介紹的</w:t>
      </w:r>
      <w:r w:rsidR="000B3CD1">
        <w:rPr>
          <w:rFonts w:hint="eastAsia"/>
        </w:rPr>
        <w:t>Schedule</w:t>
      </w:r>
      <w:r w:rsidR="000B3CD1">
        <w:rPr>
          <w:rFonts w:hint="eastAsia"/>
        </w:rPr>
        <w:t>定時備份設定一起使用</w:t>
      </w:r>
      <w:r w:rsidR="004923EC">
        <w:rPr>
          <w:rFonts w:hint="eastAsia"/>
        </w:rPr>
        <w:t>。</w:t>
      </w:r>
    </w:p>
    <w:p w14:paraId="56889C3F" w14:textId="77777777" w:rsidR="00B410E3" w:rsidRDefault="00B410E3" w:rsidP="003F284C"/>
    <w:p w14:paraId="093AC8D4" w14:textId="4D0739CD" w:rsidR="00770276" w:rsidRDefault="002C31FC" w:rsidP="00770276">
      <w:pPr>
        <w:pStyle w:val="3"/>
        <w:numPr>
          <w:ilvl w:val="1"/>
          <w:numId w:val="2"/>
        </w:numPr>
      </w:pPr>
      <w:r>
        <w:rPr>
          <w:rFonts w:hint="eastAsia"/>
        </w:rPr>
        <w:t>創建</w:t>
      </w:r>
      <w:r w:rsidR="00770276">
        <w:rPr>
          <w:rFonts w:hint="eastAsia"/>
        </w:rPr>
        <w:t>方式及欄位說明</w:t>
      </w:r>
    </w:p>
    <w:p w14:paraId="6E067012" w14:textId="2C394324" w:rsidR="008556A6" w:rsidRDefault="008556A6" w:rsidP="003F284C">
      <w:bookmarkStart w:id="744" w:name="_Hlk190253659"/>
      <w:r>
        <w:rPr>
          <w:rFonts w:hint="eastAsia"/>
        </w:rPr>
        <w:t>進入</w:t>
      </w:r>
      <w:r>
        <w:rPr>
          <w:rFonts w:hint="eastAsia"/>
        </w:rPr>
        <w:t>C</w:t>
      </w:r>
      <w:r>
        <w:t>luster Management</w:t>
      </w:r>
      <w:r>
        <w:rPr>
          <w:rFonts w:hint="eastAsia"/>
        </w:rPr>
        <w:t>頁面，點擊左側列表中的</w:t>
      </w:r>
      <w:r>
        <w:rPr>
          <w:rFonts w:hint="eastAsia"/>
        </w:rPr>
        <w:t>C</w:t>
      </w:r>
      <w:r>
        <w:t>luster Sync</w:t>
      </w:r>
      <w:r>
        <w:rPr>
          <w:rFonts w:hint="eastAsia"/>
        </w:rPr>
        <w:t>功能的「復原</w:t>
      </w:r>
      <w:r w:rsidR="005A78A8">
        <w:rPr>
          <w:rFonts w:hint="eastAsia"/>
        </w:rPr>
        <w:t>」</w:t>
      </w:r>
      <w:r>
        <w:rPr>
          <w:rFonts w:hint="eastAsia"/>
        </w:rPr>
        <w:t>：</w:t>
      </w:r>
    </w:p>
    <w:bookmarkEnd w:id="744"/>
    <w:p w14:paraId="77408DC4" w14:textId="1E8D9C4E" w:rsidR="008556A6" w:rsidRDefault="008556A6" w:rsidP="003F284C">
      <w:del w:id="745" w:author="elvis_ting 丁士珉" w:date="2025-05-15T10:36:00Z" w16du:dateUtc="2025-05-15T02:36:00Z">
        <w:r w:rsidRPr="008556A6">
          <w:rPr>
            <w:noProof/>
          </w:rPr>
          <w:lastRenderedPageBreak/>
          <w:drawing>
            <wp:inline distT="0" distB="0" distL="0" distR="0" wp14:anchorId="4145C412" wp14:editId="2C7FCD44">
              <wp:extent cx="2076740" cy="1714739"/>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6740" cy="1714739"/>
                      </a:xfrm>
                      <a:prstGeom prst="rect">
                        <a:avLst/>
                      </a:prstGeom>
                    </pic:spPr>
                  </pic:pic>
                </a:graphicData>
              </a:graphic>
            </wp:inline>
          </w:drawing>
        </w:r>
      </w:del>
      <w:ins w:id="746" w:author="elvis_ting 丁士珉" w:date="2025-05-15T10:36:00Z" w16du:dateUtc="2025-05-15T02:36:00Z">
        <w:r w:rsidR="00545F1F" w:rsidRPr="00545F1F">
          <w:rPr>
            <w:noProof/>
          </w:rPr>
          <w:drawing>
            <wp:inline distT="0" distB="0" distL="0" distR="0" wp14:anchorId="39B22265" wp14:editId="1A2E7B3B">
              <wp:extent cx="1876687" cy="1924319"/>
              <wp:effectExtent l="0" t="0" r="9525" b="0"/>
              <wp:docPr id="2008844850" name="圖片 1" descr="一張含有 文字, 螢幕擷取畫面, 字型,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4850" name="圖片 1" descr="一張含有 文字, 螢幕擷取畫面, 字型, 設計 的圖片&#10;&#10;AI 產生的內容可能不正確。"/>
                      <pic:cNvPicPr/>
                    </pic:nvPicPr>
                    <pic:blipFill>
                      <a:blip r:embed="rId74"/>
                      <a:stretch>
                        <a:fillRect/>
                      </a:stretch>
                    </pic:blipFill>
                    <pic:spPr>
                      <a:xfrm>
                        <a:off x="0" y="0"/>
                        <a:ext cx="1876687" cy="1924319"/>
                      </a:xfrm>
                      <a:prstGeom prst="rect">
                        <a:avLst/>
                      </a:prstGeom>
                    </pic:spPr>
                  </pic:pic>
                </a:graphicData>
              </a:graphic>
            </wp:inline>
          </w:drawing>
        </w:r>
      </w:ins>
    </w:p>
    <w:p w14:paraId="1BD85B3B" w14:textId="77777777" w:rsidR="008556A6" w:rsidRDefault="008556A6" w:rsidP="003F284C"/>
    <w:p w14:paraId="14D11324" w14:textId="458A7576" w:rsidR="008556A6" w:rsidRDefault="005A78A8" w:rsidP="003F284C">
      <w:r>
        <w:rPr>
          <w:rFonts w:hint="eastAsia"/>
        </w:rPr>
        <w:t>點擊創建</w:t>
      </w:r>
      <w:r w:rsidR="008C0F2A">
        <w:rPr>
          <w:rFonts w:hint="eastAsia"/>
        </w:rPr>
        <w:t>以</w:t>
      </w:r>
      <w:r>
        <w:rPr>
          <w:rFonts w:hint="eastAsia"/>
        </w:rPr>
        <w:t>建立新的復原：</w:t>
      </w:r>
    </w:p>
    <w:p w14:paraId="19D58934" w14:textId="4D91647F" w:rsidR="005A78A8" w:rsidRDefault="00CE0F03" w:rsidP="003F284C">
      <w:ins w:id="747" w:author="elvis_ting 丁士珉" w:date="2025-05-15T10:36:00Z" w16du:dateUtc="2025-05-15T02:36:00Z">
        <w:r>
          <w:rPr>
            <w:noProof/>
          </w:rPr>
          <mc:AlternateContent>
            <mc:Choice Requires="wps">
              <w:drawing>
                <wp:anchor distT="0" distB="0" distL="114300" distR="114300" simplePos="0" relativeHeight="251658246" behindDoc="0" locked="0" layoutInCell="1" allowOverlap="1" wp14:anchorId="5DC944BC" wp14:editId="121503E6">
                  <wp:simplePos x="0" y="0"/>
                  <wp:positionH relativeFrom="column">
                    <wp:posOffset>2390775</wp:posOffset>
                  </wp:positionH>
                  <wp:positionV relativeFrom="paragraph">
                    <wp:posOffset>1581150</wp:posOffset>
                  </wp:positionV>
                  <wp:extent cx="552450" cy="209550"/>
                  <wp:effectExtent l="0" t="0" r="19050" b="19050"/>
                  <wp:wrapNone/>
                  <wp:docPr id="396590310" name="矩形 20"/>
                  <wp:cNvGraphicFramePr/>
                  <a:graphic xmlns:a="http://schemas.openxmlformats.org/drawingml/2006/main">
                    <a:graphicData uri="http://schemas.microsoft.com/office/word/2010/wordprocessingShape">
                      <wps:wsp>
                        <wps:cNvSpPr/>
                        <wps:spPr>
                          <a:xfrm>
                            <a:off x="0" y="0"/>
                            <a:ext cx="552450" cy="209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1822A" id="矩形 20" o:spid="_x0000_s1026" style="position:absolute;margin-left:188.25pt;margin-top:124.5pt;width:43.5pt;height: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aKgQIAAGgFAAAOAAAAZHJzL2Uyb0RvYy54bWysVE1v2zAMvQ/YfxB0X+0EybYGdYqgRYYB&#10;RVu0HXpWZCk2IIsapcTJfv0o+SNBV+wwLAeFMslH8onk1fWhMWyv0NdgCz65yDlTVkJZ223Bf7ys&#10;P33lzAdhS2HAqoIflefXy48frlq3UFOowJQKGYFYv2hdwasQ3CLLvKxUI/wFOGVJqQEbEeiK26xE&#10;0RJ6Y7Jpnn/OWsDSIUjlPX297ZR8mfC1VjI8aO1VYKbglFtIJ6ZzE89seSUWWxSuqmWfhviHLBpR&#10;Wwo6Qt2KINgO6z+gmloieNDhQkKTgda1VKkGqmaSv6nmuRJOpVqIHO9Gmvz/g5X3+2f3iERD6/zC&#10;kxirOGhs4j/lxw6JrONIljoEJunjfD6dzYlSSappfjknmVCyk7NDH74paFgUCo70Fokisb/zoTMd&#10;TGIsC+vamPQexrKWmukyJ8yo8mDqMmrTBbebG4NsL+hJ1+ucfn3gMzNKw1jK5lRUksLRqIhh7JPS&#10;rC6pjGkXIfabGmGFlMqGSaeqRKm6aJP5WbDBI9WcACOypixH7B5gsOxABuyOgd4+uqrUrqNzX/rf&#10;nEePFBlsGJ2b2gK+V5mhqvrInf1AUkdNZGkD5fERGUI3LN7JdU0veCd8eBRI00GPThMfHujQBuil&#10;oJc4qwB/vfc92lPTkpazlqat4P7nTqDizHy31M6Xk9ksjme6zOZfpnTBc83mXGN3zQ3Q609otziZ&#10;xGgfzCBqhOaVFsMqRiWVsJJiF1wGHC43odsCtFqkWq2SGY2kE+HOPjsZwSOrsUNfDq8CXd/Ggfr/&#10;HobJFIs33dzZRk8Lq10AXadWP/Ha803jnBqnXz1xX5zfk9VpQS5/AwAA//8DAFBLAwQUAAYACAAA&#10;ACEA6oyeSt8AAAALAQAADwAAAGRycy9kb3ducmV2LnhtbEyPy07DMBBF90j8gzVI7KiDW5IQ4lSA&#10;hBAVC2jL3o2nSVQ/othNwt8zrGA5d47uo1zP1rARh9B5J+F2kQBDV3vduUbCfvdykwMLUTmtjHco&#10;4RsDrKvLi1IV2k/uE8dtbBiZuFAoCW2MfcF5qFu0Kix8j45+Rz9YFekcGq4HNZG5NVwkScqt6hwl&#10;tKrH5xbr0/ZsJXz405GbLyE22dOryN5sPjXju5TXV/PjA7CIc/yD4bc+VYeKOh382enAjIRllt4R&#10;KkGs7mkUEat0ScqBlFwkwKuS/99Q/QAAAP//AwBQSwECLQAUAAYACAAAACEAtoM4kv4AAADhAQAA&#10;EwAAAAAAAAAAAAAAAAAAAAAAW0NvbnRlbnRfVHlwZXNdLnhtbFBLAQItABQABgAIAAAAIQA4/SH/&#10;1gAAAJQBAAALAAAAAAAAAAAAAAAAAC8BAABfcmVscy8ucmVsc1BLAQItABQABgAIAAAAIQDTdpaK&#10;gQIAAGgFAAAOAAAAAAAAAAAAAAAAAC4CAABkcnMvZTJvRG9jLnhtbFBLAQItABQABgAIAAAAIQDq&#10;jJ5K3wAAAAsBAAAPAAAAAAAAAAAAAAAAANsEAABkcnMvZG93bnJldi54bWxQSwUGAAAAAAQABADz&#10;AAAA5wUAAAAA&#10;" filled="f" strokecolor="red" strokeweight="1.5pt"/>
              </w:pict>
            </mc:Fallback>
          </mc:AlternateContent>
        </w:r>
      </w:ins>
      <w:del w:id="748" w:author="elvis_ting 丁士珉" w:date="2025-05-15T10:36:00Z" w16du:dateUtc="2025-05-15T02:36:00Z">
        <w:r w:rsidR="00B32AEA" w:rsidRPr="00B32AEA">
          <w:rPr>
            <w:noProof/>
          </w:rPr>
          <w:drawing>
            <wp:inline distT="0" distB="0" distL="0" distR="0" wp14:anchorId="1CB7B5AD" wp14:editId="6485E795">
              <wp:extent cx="5274310" cy="1986915"/>
              <wp:effectExtent l="0" t="0" r="254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986915"/>
                      </a:xfrm>
                      <a:prstGeom prst="rect">
                        <a:avLst/>
                      </a:prstGeom>
                    </pic:spPr>
                  </pic:pic>
                </a:graphicData>
              </a:graphic>
            </wp:inline>
          </w:drawing>
        </w:r>
      </w:del>
      <w:ins w:id="749" w:author="elvis_ting 丁士珉" w:date="2025-05-15T10:36:00Z" w16du:dateUtc="2025-05-15T02:36:00Z">
        <w:r w:rsidRPr="00CE0F03">
          <w:rPr>
            <w:noProof/>
          </w:rPr>
          <w:drawing>
            <wp:inline distT="0" distB="0" distL="0" distR="0" wp14:anchorId="55EC1C91" wp14:editId="539DBFFB">
              <wp:extent cx="5274310" cy="1831975"/>
              <wp:effectExtent l="0" t="0" r="2540" b="0"/>
              <wp:docPr id="114908677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6773" name="圖片 1" descr="一張含有 文字, 螢幕擷取畫面, 字型 的圖片&#10;&#10;AI 產生的內容可能不正確。"/>
                      <pic:cNvPicPr/>
                    </pic:nvPicPr>
                    <pic:blipFill>
                      <a:blip r:embed="rId76"/>
                      <a:stretch>
                        <a:fillRect/>
                      </a:stretch>
                    </pic:blipFill>
                    <pic:spPr>
                      <a:xfrm>
                        <a:off x="0" y="0"/>
                        <a:ext cx="5274310" cy="1831975"/>
                      </a:xfrm>
                      <a:prstGeom prst="rect">
                        <a:avLst/>
                      </a:prstGeom>
                    </pic:spPr>
                  </pic:pic>
                </a:graphicData>
              </a:graphic>
            </wp:inline>
          </w:drawing>
        </w:r>
      </w:ins>
    </w:p>
    <w:p w14:paraId="56149D0F" w14:textId="77777777" w:rsidR="00B32AEA" w:rsidRDefault="00B32AEA" w:rsidP="003F284C"/>
    <w:p w14:paraId="5E1C5AD0" w14:textId="17E73E02" w:rsidR="00B32AEA" w:rsidRDefault="00B32AEA" w:rsidP="003F284C">
      <w:r>
        <w:rPr>
          <w:rFonts w:hint="eastAsia"/>
        </w:rPr>
        <w:t>在出現的頁面中輸入必要資訊：</w:t>
      </w:r>
    </w:p>
    <w:p w14:paraId="218A0BDA" w14:textId="029CD33A" w:rsidR="00B32AEA" w:rsidRDefault="00B32AEA" w:rsidP="003F284C">
      <w:del w:id="750" w:author="elvis_ting 丁士珉" w:date="2025-05-15T10:37:00Z" w16du:dateUtc="2025-05-15T02:37:00Z">
        <w:r w:rsidRPr="00B32AEA">
          <w:rPr>
            <w:noProof/>
          </w:rPr>
          <w:drawing>
            <wp:inline distT="0" distB="0" distL="0" distR="0" wp14:anchorId="375B00DE" wp14:editId="4461255A">
              <wp:extent cx="5274310" cy="3731260"/>
              <wp:effectExtent l="0" t="0" r="2540" b="254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31260"/>
                      </a:xfrm>
                      <a:prstGeom prst="rect">
                        <a:avLst/>
                      </a:prstGeom>
                    </pic:spPr>
                  </pic:pic>
                </a:graphicData>
              </a:graphic>
            </wp:inline>
          </w:drawing>
        </w:r>
      </w:del>
      <w:ins w:id="751" w:author="elvis_ting 丁士珉" w:date="2025-05-15T10:37:00Z" w16du:dateUtc="2025-05-15T02:37:00Z">
        <w:r w:rsidR="00D05EBE" w:rsidRPr="00D05EBE">
          <w:rPr>
            <w:noProof/>
          </w:rPr>
          <w:drawing>
            <wp:inline distT="0" distB="0" distL="0" distR="0" wp14:anchorId="556006C0" wp14:editId="59B3C8C8">
              <wp:extent cx="5274310" cy="3743325"/>
              <wp:effectExtent l="0" t="0" r="2540" b="9525"/>
              <wp:docPr id="1343701561" name="圖片 1" descr="一張含有 文字, 螢幕擷取畫面, 軟體, 網頁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01561" name="圖片 1" descr="一張含有 文字, 螢幕擷取畫面, 軟體, 網頁 的圖片&#10;&#10;AI 產生的內容可能不正確。"/>
                      <pic:cNvPicPr/>
                    </pic:nvPicPr>
                    <pic:blipFill>
                      <a:blip r:embed="rId78"/>
                      <a:stretch>
                        <a:fillRect/>
                      </a:stretch>
                    </pic:blipFill>
                    <pic:spPr>
                      <a:xfrm>
                        <a:off x="0" y="0"/>
                        <a:ext cx="5274310" cy="3743325"/>
                      </a:xfrm>
                      <a:prstGeom prst="rect">
                        <a:avLst/>
                      </a:prstGeom>
                    </pic:spPr>
                  </pic:pic>
                </a:graphicData>
              </a:graphic>
            </wp:inline>
          </w:drawing>
        </w:r>
      </w:ins>
    </w:p>
    <w:p w14:paraId="300DE7FF" w14:textId="1C75C4B6" w:rsidR="00B32AEA" w:rsidRDefault="00B32AEA" w:rsidP="008C0F2A">
      <w:pPr>
        <w:pStyle w:val="a7"/>
        <w:numPr>
          <w:ilvl w:val="0"/>
          <w:numId w:val="24"/>
        </w:numPr>
        <w:ind w:leftChars="0"/>
      </w:pPr>
      <w:r>
        <w:rPr>
          <w:rFonts w:hint="eastAsia"/>
        </w:rPr>
        <w:lastRenderedPageBreak/>
        <w:t>名稱：</w:t>
      </w:r>
      <w:r w:rsidR="00252990">
        <w:rPr>
          <w:rFonts w:hint="eastAsia"/>
        </w:rPr>
        <w:t>可以是任意的內容，但在同一個集群上不能有重複的復原名稱。</w:t>
      </w:r>
    </w:p>
    <w:p w14:paraId="0795258C" w14:textId="09C10797" w:rsidR="00B32AEA" w:rsidRDefault="00B32AEA" w:rsidP="008C0F2A">
      <w:pPr>
        <w:pStyle w:val="a7"/>
        <w:numPr>
          <w:ilvl w:val="0"/>
          <w:numId w:val="24"/>
        </w:numPr>
        <w:ind w:leftChars="0"/>
      </w:pPr>
      <w:r>
        <w:rPr>
          <w:rFonts w:hint="eastAsia"/>
        </w:rPr>
        <w:t>備份來源：</w:t>
      </w:r>
      <w:ins w:id="752" w:author="elvis_ting 丁士珉" w:date="2025-05-15T11:01:00Z" w16du:dateUtc="2025-05-15T03:01:00Z">
        <w:r w:rsidR="00E3320F">
          <w:rPr>
            <w:rFonts w:hint="eastAsia"/>
          </w:rPr>
          <w:t>本次復原設定所要使用的備份資料來源</w:t>
        </w:r>
      </w:ins>
      <w:del w:id="753" w:author="elvis_ting 丁士珉" w:date="2025-05-15T11:01:00Z" w16du:dateUtc="2025-05-15T03:01:00Z">
        <w:r w:rsidR="00252990" w:rsidDel="00E3320F">
          <w:rPr>
            <w:rFonts w:hint="eastAsia"/>
          </w:rPr>
          <w:delText>備份</w:delText>
        </w:r>
        <w:r w:rsidR="00FA0D7E" w:rsidDel="00E3320F">
          <w:rPr>
            <w:rFonts w:hint="eastAsia"/>
          </w:rPr>
          <w:delText>來源</w:delText>
        </w:r>
        <w:r w:rsidR="00252990" w:rsidDel="00E3320F">
          <w:rPr>
            <w:rFonts w:hint="eastAsia"/>
          </w:rPr>
          <w:delText>的名稱</w:delText>
        </w:r>
      </w:del>
      <w:r w:rsidR="007121C9">
        <w:rPr>
          <w:rFonts w:hint="eastAsia"/>
        </w:rPr>
        <w:t>。</w:t>
      </w:r>
      <w:ins w:id="754" w:author="elvis_ting 丁士珉" w:date="2025-05-15T10:53:00Z" w16du:dateUtc="2025-05-15T02:53:00Z">
        <w:r w:rsidR="00770FF2">
          <w:br/>
        </w:r>
      </w:ins>
      <w:r w:rsidR="007121C9">
        <w:rPr>
          <w:rFonts w:hint="eastAsia"/>
        </w:rPr>
        <w:t>如果是</w:t>
      </w:r>
      <w:ins w:id="755" w:author="elvis_ting 丁士珉" w:date="2025-05-15T10:37:00Z" w16du:dateUtc="2025-05-15T02:37:00Z">
        <w:r w:rsidR="00D05EBE">
          <w:rPr>
            <w:rFonts w:hint="eastAsia"/>
          </w:rPr>
          <w:t>單次</w:t>
        </w:r>
      </w:ins>
      <w:del w:id="756" w:author="elvis_ting 丁士珉" w:date="2025-05-15T10:37:00Z" w16du:dateUtc="2025-05-15T02:37:00Z">
        <w:r w:rsidR="007121C9" w:rsidDel="00D05EBE">
          <w:rPr>
            <w:rFonts w:hint="eastAsia"/>
          </w:rPr>
          <w:delText>一次性</w:delText>
        </w:r>
      </w:del>
      <w:r w:rsidR="00960183">
        <w:rPr>
          <w:rFonts w:hint="eastAsia"/>
        </w:rPr>
        <w:t>復原，</w:t>
      </w:r>
      <w:ins w:id="757" w:author="elvis_ting 丁士珉" w:date="2025-05-15T10:55:00Z" w16du:dateUtc="2025-05-15T02:55:00Z">
        <w:r w:rsidR="00191CF8">
          <w:rPr>
            <w:rFonts w:hint="eastAsia"/>
          </w:rPr>
          <w:t>只能</w:t>
        </w:r>
      </w:ins>
      <w:del w:id="758" w:author="elvis_ting 丁士珉" w:date="2025-05-15T10:55:00Z" w16du:dateUtc="2025-05-15T02:55:00Z">
        <w:r w:rsidR="00960183" w:rsidDel="00191CF8">
          <w:rPr>
            <w:rFonts w:hint="eastAsia"/>
          </w:rPr>
          <w:delText>可以</w:delText>
        </w:r>
      </w:del>
      <w:ins w:id="759" w:author="elvis_ting 丁士珉" w:date="2025-05-15T10:52:00Z" w16du:dateUtc="2025-05-15T02:52:00Z">
        <w:r w:rsidR="005C256D">
          <w:rPr>
            <w:rFonts w:hint="eastAsia"/>
          </w:rPr>
          <w:t>使用</w:t>
        </w:r>
      </w:ins>
      <w:ins w:id="760" w:author="elvis_ting 丁士珉" w:date="2025-05-15T11:01:00Z" w16du:dateUtc="2025-05-15T03:01:00Z">
        <w:r w:rsidR="00E3320F">
          <w:rPr>
            <w:rFonts w:hint="eastAsia"/>
          </w:rPr>
          <w:t>有在</w:t>
        </w:r>
      </w:ins>
      <w:ins w:id="761" w:author="elvis_ting 丁士珉" w:date="2025-05-15T10:52:00Z" w16du:dateUtc="2025-05-15T02:52:00Z">
        <w:r w:rsidR="005C256D">
          <w:rPr>
            <w:rFonts w:hint="eastAsia"/>
          </w:rPr>
          <w:t>備份檔案頁面</w:t>
        </w:r>
      </w:ins>
      <w:ins w:id="762" w:author="elvis_ting 丁士珉" w:date="2025-05-16T11:09:00Z" w16du:dateUtc="2025-05-16T03:09:00Z">
        <w:r w:rsidR="00AE56CD">
          <w:rPr>
            <w:rFonts w:hint="eastAsia"/>
          </w:rPr>
          <w:t>看到</w:t>
        </w:r>
      </w:ins>
      <w:ins w:id="763" w:author="elvis_ting 丁士珉" w:date="2025-05-15T10:52:00Z" w16du:dateUtc="2025-05-15T02:52:00Z">
        <w:r w:rsidR="005C256D">
          <w:rPr>
            <w:rFonts w:hint="eastAsia"/>
          </w:rPr>
          <w:t>的任一個</w:t>
        </w:r>
      </w:ins>
      <w:ins w:id="764" w:author="elvis_ting 丁士珉" w:date="2025-05-15T10:53:00Z" w16du:dateUtc="2025-05-15T02:53:00Z">
        <w:r w:rsidR="00770FF2">
          <w:rPr>
            <w:rFonts w:hint="eastAsia"/>
          </w:rPr>
          <w:t>狀態為「</w:t>
        </w:r>
        <w:r w:rsidR="00770FF2">
          <w:rPr>
            <w:rFonts w:hint="eastAsia"/>
          </w:rPr>
          <w:t>C</w:t>
        </w:r>
        <w:r w:rsidR="00770FF2">
          <w:t>o</w:t>
        </w:r>
        <w:r w:rsidR="00770FF2">
          <w:rPr>
            <w:rFonts w:hint="eastAsia"/>
          </w:rPr>
          <w:t>mpleted</w:t>
        </w:r>
        <w:r w:rsidR="00770FF2">
          <w:rPr>
            <w:rFonts w:hint="eastAsia"/>
          </w:rPr>
          <w:t>」</w:t>
        </w:r>
      </w:ins>
      <w:ins w:id="765" w:author="elvis_ting 丁士珉" w:date="2025-05-15T10:52:00Z" w16du:dateUtc="2025-05-15T02:52:00Z">
        <w:r w:rsidR="005C256D">
          <w:rPr>
            <w:rFonts w:hint="eastAsia"/>
          </w:rPr>
          <w:t>的備份檔案</w:t>
        </w:r>
      </w:ins>
      <w:ins w:id="766" w:author="elvis_ting 丁士珉" w:date="2025-05-15T10:53:00Z" w16du:dateUtc="2025-05-15T02:53:00Z">
        <w:r w:rsidR="00770FF2">
          <w:rPr>
            <w:rFonts w:hint="eastAsia"/>
          </w:rPr>
          <w:t>名稱</w:t>
        </w:r>
      </w:ins>
      <w:ins w:id="767" w:author="elvis_ting 丁士珉" w:date="2025-05-16T11:01:00Z" w16du:dateUtc="2025-05-16T03:01:00Z">
        <w:r w:rsidR="002565E4">
          <w:rPr>
            <w:rFonts w:hint="eastAsia"/>
          </w:rPr>
          <w:t>，</w:t>
        </w:r>
      </w:ins>
      <w:ins w:id="768" w:author="elvis_ting 丁士珉" w:date="2025-05-16T11:04:00Z" w16du:dateUtc="2025-05-16T03:04:00Z">
        <w:r w:rsidR="00535161">
          <w:rPr>
            <w:rFonts w:hint="eastAsia"/>
          </w:rPr>
          <w:t>不論備份檔案是由何種備份設定產生的都無所謂。</w:t>
        </w:r>
      </w:ins>
      <w:ins w:id="769" w:author="elvis_ting 丁士珉" w:date="2025-05-16T11:05:00Z" w16du:dateUtc="2025-05-16T03:05:00Z">
        <w:r w:rsidR="00535161">
          <w:rPr>
            <w:rFonts w:hint="eastAsia"/>
          </w:rPr>
          <w:t>輸入時</w:t>
        </w:r>
      </w:ins>
      <w:ins w:id="770" w:author="elvis_ting 丁士珉" w:date="2025-05-16T11:01:00Z" w16du:dateUtc="2025-05-16T03:01:00Z">
        <w:r w:rsidR="002565E4">
          <w:rPr>
            <w:rFonts w:hint="eastAsia"/>
          </w:rPr>
          <w:t>必須</w:t>
        </w:r>
      </w:ins>
      <w:ins w:id="771" w:author="elvis_ting 丁士珉" w:date="2025-05-15T10:55:00Z" w16du:dateUtc="2025-05-15T02:55:00Z">
        <w:r w:rsidR="00FB3C22">
          <w:rPr>
            <w:rFonts w:hint="eastAsia"/>
          </w:rPr>
          <w:t>是完整的</w:t>
        </w:r>
      </w:ins>
      <w:ins w:id="772" w:author="elvis_ting 丁士珉" w:date="2025-05-16T11:05:00Z" w16du:dateUtc="2025-05-16T03:05:00Z">
        <w:r w:rsidR="00281311">
          <w:rPr>
            <w:rFonts w:hint="eastAsia"/>
          </w:rPr>
          <w:t>備份檔案</w:t>
        </w:r>
      </w:ins>
      <w:ins w:id="773" w:author="elvis_ting 丁士珉" w:date="2025-05-15T10:55:00Z" w16du:dateUtc="2025-05-15T02:55:00Z">
        <w:r w:rsidR="00FB3C22">
          <w:rPr>
            <w:rFonts w:hint="eastAsia"/>
          </w:rPr>
          <w:t>名稱</w:t>
        </w:r>
      </w:ins>
      <w:ins w:id="774" w:author="elvis_ting 丁士珉" w:date="2025-05-15T10:53:00Z" w16du:dateUtc="2025-05-15T02:53:00Z">
        <w:r w:rsidR="00C15182">
          <w:rPr>
            <w:rFonts w:hint="eastAsia"/>
          </w:rPr>
          <w:t>，</w:t>
        </w:r>
      </w:ins>
      <w:ins w:id="775" w:author="elvis_ting 丁士珉" w:date="2025-05-15T11:01:00Z" w16du:dateUtc="2025-05-15T03:01:00Z">
        <w:r w:rsidR="001B2D9B">
          <w:rPr>
            <w:rFonts w:hint="eastAsia"/>
          </w:rPr>
          <w:t>如果有</w:t>
        </w:r>
      </w:ins>
      <w:ins w:id="776" w:author="elvis_ting 丁士珉" w:date="2025-05-15T10:54:00Z" w16du:dateUtc="2025-05-15T02:54:00Z">
        <w:r w:rsidR="00C15182">
          <w:rPr>
            <w:rFonts w:hint="eastAsia"/>
          </w:rPr>
          <w:t>時間戳記的部分</w:t>
        </w:r>
      </w:ins>
      <w:ins w:id="777" w:author="elvis_ting 丁士珉" w:date="2025-05-15T11:02:00Z" w16du:dateUtc="2025-05-15T03:02:00Z">
        <w:r w:rsidR="001B2D9B">
          <w:rPr>
            <w:rFonts w:hint="eastAsia"/>
          </w:rPr>
          <w:t>也必須輸入</w:t>
        </w:r>
      </w:ins>
      <w:ins w:id="778" w:author="elvis_ting 丁士珉" w:date="2025-05-15T10:54:00Z" w16du:dateUtc="2025-05-15T02:54:00Z">
        <w:r w:rsidR="00C15182">
          <w:rPr>
            <w:rFonts w:hint="eastAsia"/>
          </w:rPr>
          <w:t>，例如：</w:t>
        </w:r>
        <w:r w:rsidR="00191CF8">
          <w:rPr>
            <w:rFonts w:hint="eastAsia"/>
          </w:rPr>
          <w:t>「</w:t>
        </w:r>
        <w:r w:rsidR="00191CF8" w:rsidRPr="00191CF8">
          <w:t>test-sync-20250515014347</w:t>
        </w:r>
        <w:r w:rsidR="00191CF8">
          <w:rPr>
            <w:rFonts w:hint="eastAsia"/>
          </w:rPr>
          <w:t>」。</w:t>
        </w:r>
      </w:ins>
      <w:del w:id="779" w:author="elvis_ting 丁士珉" w:date="2025-05-15T10:53:00Z" w16du:dateUtc="2025-05-15T02:53:00Z">
        <w:r w:rsidR="00FA0D7E" w:rsidDel="00770FF2">
          <w:rPr>
            <w:rFonts w:hint="eastAsia"/>
          </w:rPr>
          <w:delText>輸入儲存庫中的備份檔案名稱</w:delText>
        </w:r>
        <w:r w:rsidR="00960183" w:rsidDel="00770FF2">
          <w:rPr>
            <w:rFonts w:hint="eastAsia"/>
          </w:rPr>
          <w:delText>。</w:delText>
        </w:r>
      </w:del>
      <w:ins w:id="780" w:author="elvis_ting 丁士珉" w:date="2025-05-15T10:48:00Z" w16du:dateUtc="2025-05-15T02:48:00Z">
        <w:r w:rsidR="006B2234">
          <w:br/>
        </w:r>
      </w:ins>
      <w:r w:rsidR="00960183">
        <w:rPr>
          <w:rFonts w:hint="eastAsia"/>
        </w:rPr>
        <w:t>如果是持續</w:t>
      </w:r>
      <w:del w:id="781" w:author="elvis_ting 丁士珉" w:date="2025-05-15T10:37:00Z" w16du:dateUtc="2025-05-15T02:37:00Z">
        <w:r w:rsidR="00960183" w:rsidDel="00D05EBE">
          <w:rPr>
            <w:rFonts w:hint="eastAsia"/>
          </w:rPr>
          <w:delText>性</w:delText>
        </w:r>
      </w:del>
      <w:r w:rsidR="00960183">
        <w:rPr>
          <w:rFonts w:hint="eastAsia"/>
        </w:rPr>
        <w:t>復原，</w:t>
      </w:r>
      <w:ins w:id="782" w:author="elvis_ting 丁士珉" w:date="2025-05-15T11:55:00Z" w16du:dateUtc="2025-05-15T03:55:00Z">
        <w:r w:rsidR="00CD1EE2">
          <w:rPr>
            <w:rFonts w:hint="eastAsia"/>
          </w:rPr>
          <w:t>只能</w:t>
        </w:r>
      </w:ins>
      <w:del w:id="783" w:author="elvis_ting 丁士珉" w:date="2025-05-15T11:55:00Z" w16du:dateUtc="2025-05-15T03:55:00Z">
        <w:r w:rsidR="00DC4C6E" w:rsidDel="00CD1EE2">
          <w:rPr>
            <w:rFonts w:hint="eastAsia"/>
          </w:rPr>
          <w:delText>可以</w:delText>
        </w:r>
      </w:del>
      <w:r w:rsidR="00DC4C6E">
        <w:rPr>
          <w:rFonts w:hint="eastAsia"/>
        </w:rPr>
        <w:t>使用</w:t>
      </w:r>
      <w:del w:id="784" w:author="elvis_ting 丁士珉" w:date="2025-05-15T14:21:00Z" w16du:dateUtc="2025-05-15T06:21:00Z">
        <w:r w:rsidR="00DC4C6E" w:rsidDel="00B54CE7">
          <w:rPr>
            <w:rFonts w:hint="eastAsia"/>
          </w:rPr>
          <w:delText>當前或其他集群中的</w:delText>
        </w:r>
      </w:del>
      <w:r w:rsidR="00DC4C6E">
        <w:rPr>
          <w:rFonts w:hint="eastAsia"/>
        </w:rPr>
        <w:t>持續</w:t>
      </w:r>
      <w:del w:id="785" w:author="elvis_ting 丁士珉" w:date="2025-05-15T10:50:00Z" w16du:dateUtc="2025-05-15T02:50:00Z">
        <w:r w:rsidR="00DC4C6E" w:rsidDel="0090309F">
          <w:rPr>
            <w:rFonts w:hint="eastAsia"/>
          </w:rPr>
          <w:delText>性</w:delText>
        </w:r>
      </w:del>
      <w:r w:rsidR="00DC4C6E">
        <w:rPr>
          <w:rFonts w:hint="eastAsia"/>
        </w:rPr>
        <w:t>備份</w:t>
      </w:r>
      <w:r w:rsidR="007121C9">
        <w:rPr>
          <w:rFonts w:hint="eastAsia"/>
        </w:rPr>
        <w:t>名稱或是定時備份名稱</w:t>
      </w:r>
      <w:ins w:id="786" w:author="elvis_ting 丁士珉" w:date="2025-05-15T11:43:00Z" w16du:dateUtc="2025-05-15T03:43:00Z">
        <w:r w:rsidR="00DB4A77">
          <w:rPr>
            <w:rFonts w:hint="eastAsia"/>
          </w:rPr>
          <w:t>，</w:t>
        </w:r>
      </w:ins>
      <w:ins w:id="787" w:author="elvis_ting 丁士珉" w:date="2025-05-16T10:52:00Z" w16du:dateUtc="2025-05-16T02:52:00Z">
        <w:r w:rsidR="008E3C14">
          <w:rPr>
            <w:rFonts w:hint="eastAsia"/>
          </w:rPr>
          <w:t>但不限於</w:t>
        </w:r>
        <w:r w:rsidR="00113AC2">
          <w:rPr>
            <w:rFonts w:hint="eastAsia"/>
          </w:rPr>
          <w:t>集群本身設定的備份，</w:t>
        </w:r>
      </w:ins>
      <w:ins w:id="788" w:author="elvis_ting 丁士珉" w:date="2025-05-16T10:53:00Z" w16du:dateUtc="2025-05-16T02:53:00Z">
        <w:r w:rsidR="00113AC2">
          <w:rPr>
            <w:rFonts w:hint="eastAsia"/>
          </w:rPr>
          <w:t>只要是會將備份檔案儲存到集群可以存取的儲藏庫的備份設定都是可以使用的。例如：</w:t>
        </w:r>
      </w:ins>
      <w:ins w:id="789" w:author="elvis_ting 丁士珉" w:date="2025-05-16T10:54:00Z" w16du:dateUtc="2025-05-16T02:54:00Z">
        <w:r w:rsidR="003D1606">
          <w:rPr>
            <w:rFonts w:hint="eastAsia"/>
          </w:rPr>
          <w:t>另一個集群</w:t>
        </w:r>
        <w:r w:rsidR="003D1606">
          <w:rPr>
            <w:rFonts w:hint="eastAsia"/>
          </w:rPr>
          <w:t>B</w:t>
        </w:r>
        <w:r w:rsidR="003D1606">
          <w:rPr>
            <w:rFonts w:hint="eastAsia"/>
          </w:rPr>
          <w:t>和當前集群一樣連線到</w:t>
        </w:r>
      </w:ins>
      <w:ins w:id="790" w:author="elvis_ting 丁士珉" w:date="2025-05-16T10:56:00Z" w16du:dateUtc="2025-05-16T02:56:00Z">
        <w:r w:rsidR="005124B7">
          <w:rPr>
            <w:rFonts w:hint="eastAsia"/>
          </w:rPr>
          <w:t>相同的</w:t>
        </w:r>
      </w:ins>
      <w:ins w:id="791" w:author="elvis_ting 丁士珉" w:date="2025-05-16T10:54:00Z" w16du:dateUtc="2025-05-16T02:54:00Z">
        <w:r w:rsidR="003D1606">
          <w:rPr>
            <w:rFonts w:hint="eastAsia"/>
          </w:rPr>
          <w:t>儲存庫</w:t>
        </w:r>
      </w:ins>
      <w:ins w:id="792" w:author="elvis_ting 丁士珉" w:date="2025-05-16T10:56:00Z" w16du:dateUtc="2025-05-16T02:56:00Z">
        <w:r w:rsidR="005124B7">
          <w:rPr>
            <w:rFonts w:hint="eastAsia"/>
          </w:rPr>
          <w:t>並</w:t>
        </w:r>
      </w:ins>
      <w:ins w:id="793" w:author="elvis_ting 丁士珉" w:date="2025-05-16T10:54:00Z" w16du:dateUtc="2025-05-16T02:54:00Z">
        <w:r w:rsidR="003D1606">
          <w:rPr>
            <w:rFonts w:hint="eastAsia"/>
          </w:rPr>
          <w:t>且</w:t>
        </w:r>
        <w:r w:rsidR="003D1606">
          <w:rPr>
            <w:rFonts w:hint="eastAsia"/>
          </w:rPr>
          <w:t>Bucket</w:t>
        </w:r>
        <w:r w:rsidR="003D1606">
          <w:rPr>
            <w:rFonts w:hint="eastAsia"/>
          </w:rPr>
          <w:t>名稱和前綴設定也都相同，那在集群</w:t>
        </w:r>
        <w:r w:rsidR="003D1606">
          <w:rPr>
            <w:rFonts w:hint="eastAsia"/>
          </w:rPr>
          <w:t>B</w:t>
        </w:r>
        <w:r w:rsidR="003D1606">
          <w:rPr>
            <w:rFonts w:hint="eastAsia"/>
          </w:rPr>
          <w:t>建立的備份</w:t>
        </w:r>
      </w:ins>
      <w:ins w:id="794" w:author="elvis_ting 丁士珉" w:date="2025-05-16T14:27:00Z" w16du:dateUtc="2025-05-16T06:27:00Z">
        <w:r w:rsidR="00314A4B">
          <w:rPr>
            <w:rFonts w:hint="eastAsia"/>
          </w:rPr>
          <w:t>檔案</w:t>
        </w:r>
      </w:ins>
      <w:ins w:id="795" w:author="elvis_ting 丁士珉" w:date="2025-05-16T10:55:00Z" w16du:dateUtc="2025-05-16T02:55:00Z">
        <w:r w:rsidR="003D1606">
          <w:rPr>
            <w:rFonts w:hint="eastAsia"/>
          </w:rPr>
          <w:t>也可以在當前集群使用</w:t>
        </w:r>
      </w:ins>
      <w:ins w:id="796" w:author="elvis_ting 丁士珉" w:date="2025-05-15T11:42:00Z" w16du:dateUtc="2025-05-15T03:42:00Z">
        <w:r w:rsidR="002F3AAD">
          <w:rPr>
            <w:rFonts w:hint="eastAsia"/>
          </w:rPr>
          <w:t>。</w:t>
        </w:r>
      </w:ins>
      <w:del w:id="797" w:author="elvis_ting 丁士珉" w:date="2025-05-15T14:29:00Z" w16du:dateUtc="2025-05-15T06:29:00Z">
        <w:r w:rsidR="007121C9" w:rsidDel="00676B27">
          <w:rPr>
            <w:rFonts w:hint="eastAsia"/>
          </w:rPr>
          <w:delText>。</w:delText>
        </w:r>
      </w:del>
      <w:ins w:id="798" w:author="elvis_ting 丁士珉" w:date="2025-05-15T14:29:00Z" w16du:dateUtc="2025-05-15T06:29:00Z">
        <w:r w:rsidR="00676B27">
          <w:rPr>
            <w:rFonts w:hint="eastAsia"/>
          </w:rPr>
          <w:t>快速判斷可用的持續</w:t>
        </w:r>
      </w:ins>
      <w:ins w:id="799" w:author="elvis_ting 丁士珉" w:date="2025-05-16T10:57:00Z" w16du:dateUtc="2025-05-16T02:57:00Z">
        <w:r w:rsidR="00290E94">
          <w:rPr>
            <w:rFonts w:hint="eastAsia"/>
          </w:rPr>
          <w:t>或</w:t>
        </w:r>
      </w:ins>
      <w:ins w:id="800" w:author="elvis_ting 丁士珉" w:date="2025-05-15T14:30:00Z" w16du:dateUtc="2025-05-15T06:30:00Z">
        <w:r w:rsidR="00676B27">
          <w:rPr>
            <w:rFonts w:hint="eastAsia"/>
          </w:rPr>
          <w:t>定時備份的方式是</w:t>
        </w:r>
      </w:ins>
      <w:ins w:id="801" w:author="elvis_ting 丁士珉" w:date="2025-05-16T10:57:00Z" w16du:dateUtc="2025-05-16T02:57:00Z">
        <w:r w:rsidR="009100DE">
          <w:rPr>
            <w:rFonts w:hint="eastAsia"/>
          </w:rPr>
          <w:t>：從</w:t>
        </w:r>
      </w:ins>
      <w:ins w:id="802" w:author="elvis_ting 丁士珉" w:date="2025-05-16T10:58:00Z" w16du:dateUtc="2025-05-16T02:58:00Z">
        <w:r w:rsidR="009100DE">
          <w:rPr>
            <w:rFonts w:hint="eastAsia"/>
          </w:rPr>
          <w:t>當前集群的</w:t>
        </w:r>
      </w:ins>
      <w:ins w:id="803" w:author="elvis_ting 丁士珉" w:date="2025-05-16T10:57:00Z" w16du:dateUtc="2025-05-16T02:57:00Z">
        <w:r w:rsidR="009100DE">
          <w:rPr>
            <w:rFonts w:hint="eastAsia"/>
          </w:rPr>
          <w:t>備份檔案頁面找到含有時間戳記的備份檔案</w:t>
        </w:r>
      </w:ins>
      <w:ins w:id="804" w:author="elvis_ting 丁士珉" w:date="2025-05-15T14:30:00Z" w16du:dateUtc="2025-05-15T06:30:00Z">
        <w:r w:rsidR="003B561E">
          <w:rPr>
            <w:rFonts w:hint="eastAsia"/>
          </w:rPr>
          <w:t>，去掉</w:t>
        </w:r>
      </w:ins>
      <w:ins w:id="805" w:author="elvis_ting 丁士珉" w:date="2025-05-15T14:31:00Z" w16du:dateUtc="2025-05-15T06:31:00Z">
        <w:r w:rsidR="00871EE8">
          <w:rPr>
            <w:rFonts w:hint="eastAsia"/>
          </w:rPr>
          <w:t>「</w:t>
        </w:r>
      </w:ins>
      <w:ins w:id="806" w:author="elvis_ting 丁士珉" w:date="2025-05-15T14:30:00Z" w16du:dateUtc="2025-05-15T06:30:00Z">
        <w:r w:rsidR="003B561E">
          <w:t>-</w:t>
        </w:r>
        <w:r w:rsidR="003B561E">
          <w:rPr>
            <w:rFonts w:hint="eastAsia"/>
          </w:rPr>
          <w:t>&lt;</w:t>
        </w:r>
        <w:r w:rsidR="003B561E">
          <w:rPr>
            <w:rFonts w:hint="eastAsia"/>
          </w:rPr>
          <w:t>時間</w:t>
        </w:r>
      </w:ins>
      <w:ins w:id="807" w:author="elvis_ting 丁士珉" w:date="2025-05-15T14:31:00Z" w16du:dateUtc="2025-05-15T06:31:00Z">
        <w:r w:rsidR="003B561E">
          <w:rPr>
            <w:rFonts w:hint="eastAsia"/>
          </w:rPr>
          <w:t>戳記</w:t>
        </w:r>
        <w:r w:rsidR="003B561E">
          <w:rPr>
            <w:rFonts w:hint="eastAsia"/>
          </w:rPr>
          <w:t>&gt;</w:t>
        </w:r>
        <w:r w:rsidR="00871EE8">
          <w:rPr>
            <w:rFonts w:hint="eastAsia"/>
          </w:rPr>
          <w:t>」</w:t>
        </w:r>
        <w:r w:rsidR="003B561E">
          <w:rPr>
            <w:rFonts w:hint="eastAsia"/>
          </w:rPr>
          <w:t>的部分就是</w:t>
        </w:r>
      </w:ins>
      <w:ins w:id="808" w:author="elvis_ting 丁士珉" w:date="2025-05-16T10:55:00Z" w16du:dateUtc="2025-05-16T02:55:00Z">
        <w:r w:rsidR="003D1606">
          <w:rPr>
            <w:rFonts w:hint="eastAsia"/>
          </w:rPr>
          <w:t>持續或定時</w:t>
        </w:r>
      </w:ins>
      <w:ins w:id="809" w:author="elvis_ting 丁士珉" w:date="2025-05-15T14:31:00Z" w16du:dateUtc="2025-05-15T06:31:00Z">
        <w:r w:rsidR="003B561E">
          <w:rPr>
            <w:rFonts w:hint="eastAsia"/>
          </w:rPr>
          <w:t>備份名稱，</w:t>
        </w:r>
        <w:r w:rsidR="00871EE8">
          <w:rPr>
            <w:rFonts w:hint="eastAsia"/>
          </w:rPr>
          <w:t>例如上面的例子：備份檔案「</w:t>
        </w:r>
        <w:r w:rsidR="00871EE8" w:rsidRPr="00191CF8">
          <w:t>test-sync-20250515014347</w:t>
        </w:r>
        <w:r w:rsidR="00871EE8">
          <w:rPr>
            <w:rFonts w:hint="eastAsia"/>
          </w:rPr>
          <w:t>」去掉「</w:t>
        </w:r>
        <w:r w:rsidR="00871EE8" w:rsidRPr="00191CF8">
          <w:t>-20250515014347</w:t>
        </w:r>
        <w:r w:rsidR="00871EE8">
          <w:rPr>
            <w:rFonts w:hint="eastAsia"/>
          </w:rPr>
          <w:t>」</w:t>
        </w:r>
      </w:ins>
      <w:ins w:id="810" w:author="elvis_ting 丁士珉" w:date="2025-05-15T14:32:00Z" w16du:dateUtc="2025-05-15T06:32:00Z">
        <w:r w:rsidR="00871EE8">
          <w:rPr>
            <w:rFonts w:hint="eastAsia"/>
          </w:rPr>
          <w:t>剩下的「</w:t>
        </w:r>
        <w:r w:rsidR="00871EE8" w:rsidRPr="00191CF8">
          <w:t>test-sync</w:t>
        </w:r>
        <w:r w:rsidR="00871EE8">
          <w:rPr>
            <w:rFonts w:hint="eastAsia"/>
          </w:rPr>
          <w:t>」就是</w:t>
        </w:r>
      </w:ins>
      <w:ins w:id="811" w:author="elvis_ting 丁士珉" w:date="2025-05-15T14:33:00Z" w16du:dateUtc="2025-05-15T06:33:00Z">
        <w:r w:rsidR="0075551B">
          <w:rPr>
            <w:rFonts w:hint="eastAsia"/>
          </w:rPr>
          <w:t>持續</w:t>
        </w:r>
      </w:ins>
      <w:ins w:id="812" w:author="elvis_ting 丁士珉" w:date="2025-05-16T10:58:00Z" w16du:dateUtc="2025-05-16T02:58:00Z">
        <w:r w:rsidR="009100DE">
          <w:rPr>
            <w:rFonts w:hint="eastAsia"/>
          </w:rPr>
          <w:t>或</w:t>
        </w:r>
      </w:ins>
      <w:ins w:id="813" w:author="elvis_ting 丁士珉" w:date="2025-05-16T10:45:00Z" w16du:dateUtc="2025-05-16T02:45:00Z">
        <w:r w:rsidR="00BD7B70">
          <w:rPr>
            <w:rFonts w:hint="eastAsia"/>
          </w:rPr>
          <w:t>定時備份的</w:t>
        </w:r>
      </w:ins>
      <w:ins w:id="814" w:author="elvis_ting 丁士珉" w:date="2025-05-15T14:32:00Z" w16du:dateUtc="2025-05-15T06:32:00Z">
        <w:r w:rsidR="00871EE8">
          <w:rPr>
            <w:rFonts w:hint="eastAsia"/>
          </w:rPr>
          <w:t>名稱，也就是持續復原中可以使用的備份來源，直接輸入「</w:t>
        </w:r>
        <w:r w:rsidR="00871EE8" w:rsidRPr="00191CF8">
          <w:t>test-sync</w:t>
        </w:r>
        <w:r w:rsidR="00871EE8">
          <w:rPr>
            <w:rFonts w:hint="eastAsia"/>
          </w:rPr>
          <w:t>」即可。</w:t>
        </w:r>
      </w:ins>
    </w:p>
    <w:p w14:paraId="55C267C3" w14:textId="6A487A87" w:rsidR="00B32AEA" w:rsidRDefault="00D05EBE" w:rsidP="008C0F2A">
      <w:pPr>
        <w:pStyle w:val="a7"/>
        <w:numPr>
          <w:ilvl w:val="0"/>
          <w:numId w:val="24"/>
        </w:numPr>
        <w:ind w:leftChars="0"/>
      </w:pPr>
      <w:ins w:id="815" w:author="elvis_ting 丁士珉" w:date="2025-05-15T10:37:00Z" w16du:dateUtc="2025-05-15T02:37:00Z">
        <w:r>
          <w:rPr>
            <w:rFonts w:hint="eastAsia"/>
          </w:rPr>
          <w:t>單次復原</w:t>
        </w:r>
      </w:ins>
      <w:del w:id="816" w:author="elvis_ting 丁士珉" w:date="2025-05-15T10:37:00Z" w16du:dateUtc="2025-05-15T02:37:00Z">
        <w:r w:rsidR="00B32AEA">
          <w:rPr>
            <w:rFonts w:hint="eastAsia"/>
          </w:rPr>
          <w:delText>一次性</w:delText>
        </w:r>
      </w:del>
      <w:r w:rsidR="00B32AEA">
        <w:rPr>
          <w:rFonts w:hint="eastAsia"/>
        </w:rPr>
        <w:t>：</w:t>
      </w:r>
      <w:ins w:id="817" w:author="elvis_ting 丁士珉" w:date="2025-05-15T10:38:00Z" w16du:dateUtc="2025-05-15T02:38:00Z">
        <w:r>
          <w:rPr>
            <w:rFonts w:hint="eastAsia"/>
          </w:rPr>
          <w:t>是否將本次復原設定為</w:t>
        </w:r>
      </w:ins>
      <w:del w:id="818" w:author="elvis_ting 丁士珉" w:date="2025-05-15T10:37:00Z" w16du:dateUtc="2025-05-15T02:37:00Z">
        <w:r w:rsidR="00E160CD">
          <w:rPr>
            <w:rFonts w:hint="eastAsia"/>
          </w:rPr>
          <w:delText>可以</w:delText>
        </w:r>
      </w:del>
      <w:del w:id="819" w:author="elvis_ting 丁士珉" w:date="2025-05-15T10:38:00Z" w16du:dateUtc="2025-05-15T02:38:00Z">
        <w:r w:rsidR="00E160CD">
          <w:rPr>
            <w:rFonts w:hint="eastAsia"/>
          </w:rPr>
          <w:delText>設定</w:delText>
        </w:r>
      </w:del>
      <w:del w:id="820" w:author="elvis_ting 丁士珉" w:date="2025-05-15T10:37:00Z" w16du:dateUtc="2025-05-15T02:37:00Z">
        <w:r w:rsidR="00E160CD">
          <w:rPr>
            <w:rFonts w:hint="eastAsia"/>
          </w:rPr>
          <w:delText>該</w:delText>
        </w:r>
      </w:del>
      <w:del w:id="821" w:author="elvis_ting 丁士珉" w:date="2025-05-15T10:38:00Z" w16du:dateUtc="2025-05-15T02:38:00Z">
        <w:r w:rsidR="00E160CD">
          <w:rPr>
            <w:rFonts w:hint="eastAsia"/>
          </w:rPr>
          <w:delText>復原是</w:delText>
        </w:r>
      </w:del>
      <w:ins w:id="822" w:author="elvis_ting 丁士珉" w:date="2025-05-15T10:38:00Z" w16du:dateUtc="2025-05-15T02:38:00Z">
        <w:r>
          <w:rPr>
            <w:rFonts w:hint="eastAsia"/>
          </w:rPr>
          <w:t>單次</w:t>
        </w:r>
      </w:ins>
      <w:del w:id="823" w:author="elvis_ting 丁士珉" w:date="2025-05-15T10:38:00Z" w16du:dateUtc="2025-05-15T02:38:00Z">
        <w:r w:rsidR="00E160CD">
          <w:rPr>
            <w:rFonts w:hint="eastAsia"/>
          </w:rPr>
          <w:delText>一次性或是持續性</w:delText>
        </w:r>
      </w:del>
      <w:r w:rsidR="00E160CD">
        <w:rPr>
          <w:rFonts w:hint="eastAsia"/>
        </w:rPr>
        <w:t>復原</w:t>
      </w:r>
      <w:ins w:id="824" w:author="elvis_ting 丁士珉" w:date="2025-05-15T10:42:00Z" w16du:dateUtc="2025-05-15T02:42:00Z">
        <w:r w:rsidR="00311F79">
          <w:rPr>
            <w:rFonts w:hint="eastAsia"/>
          </w:rPr>
          <w:t>，</w:t>
        </w:r>
      </w:ins>
      <w:del w:id="825" w:author="elvis_ting 丁士珉" w:date="2025-05-15T10:42:00Z" w16du:dateUtc="2025-05-15T02:42:00Z">
        <w:r w:rsidR="00E160CD">
          <w:rPr>
            <w:rFonts w:hint="eastAsia"/>
          </w:rPr>
          <w:delText>。</w:delText>
        </w:r>
      </w:del>
      <w:del w:id="826" w:author="elvis_ting 丁士珉" w:date="2025-05-15T10:38:00Z" w16du:dateUtc="2025-05-15T02:38:00Z">
        <w:r w:rsidR="00E160CD">
          <w:rPr>
            <w:rFonts w:hint="eastAsia"/>
          </w:rPr>
          <w:delText>當設定為</w:delText>
        </w:r>
        <w:r w:rsidR="00E160CD">
          <w:delText>”</w:delText>
        </w:r>
        <w:r w:rsidR="00E160CD">
          <w:rPr>
            <w:rFonts w:hint="eastAsia"/>
          </w:rPr>
          <w:delText>是</w:delText>
        </w:r>
        <w:r w:rsidR="00E160CD">
          <w:delText>”</w:delText>
        </w:r>
        <w:r w:rsidR="00E160CD">
          <w:rPr>
            <w:rFonts w:hint="eastAsia"/>
          </w:rPr>
          <w:delText>時為一次性復原</w:delText>
        </w:r>
      </w:del>
      <w:ins w:id="827" w:author="elvis_ting 丁士珉" w:date="2025-05-15T10:38:00Z" w16du:dateUtc="2025-05-15T02:38:00Z">
        <w:r w:rsidR="002B713E">
          <w:rPr>
            <w:rFonts w:hint="eastAsia"/>
          </w:rPr>
          <w:t>若為否，則為持續復原。</w:t>
        </w:r>
      </w:ins>
      <w:del w:id="828" w:author="elvis_ting 丁士珉" w:date="2025-05-15T10:38:00Z" w16du:dateUtc="2025-05-15T02:38:00Z">
        <w:r w:rsidR="00E160CD">
          <w:rPr>
            <w:rFonts w:hint="eastAsia"/>
          </w:rPr>
          <w:delText>。</w:delText>
        </w:r>
      </w:del>
    </w:p>
    <w:p w14:paraId="65ACE995" w14:textId="77777777" w:rsidR="00B32AEA" w:rsidRDefault="00B32AEA" w:rsidP="003F284C"/>
    <w:p w14:paraId="010B6956" w14:textId="64E8E2A3" w:rsidR="00E160CD" w:rsidRPr="00E160CD" w:rsidRDefault="00E160CD" w:rsidP="003F284C">
      <w:r>
        <w:rPr>
          <w:rFonts w:hint="eastAsia"/>
        </w:rPr>
        <w:t>設定完成後點擊下一步，進入第二頁輸入：</w:t>
      </w:r>
    </w:p>
    <w:p w14:paraId="03C581E4" w14:textId="487CC4C9" w:rsidR="00B32AEA" w:rsidRDefault="005F5C34" w:rsidP="003F284C">
      <w:r w:rsidRPr="005F5C34">
        <w:rPr>
          <w:noProof/>
        </w:rPr>
        <w:drawing>
          <wp:inline distT="0" distB="0" distL="0" distR="0" wp14:anchorId="75963A0B" wp14:editId="209C5709">
            <wp:extent cx="5274310" cy="3758565"/>
            <wp:effectExtent l="0" t="0" r="2540"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758565"/>
                    </a:xfrm>
                    <a:prstGeom prst="rect">
                      <a:avLst/>
                    </a:prstGeom>
                  </pic:spPr>
                </pic:pic>
              </a:graphicData>
            </a:graphic>
          </wp:inline>
        </w:drawing>
      </w:r>
    </w:p>
    <w:p w14:paraId="00513DD0" w14:textId="6A840460" w:rsidR="008556A6" w:rsidRDefault="00E160CD" w:rsidP="008C0F2A">
      <w:pPr>
        <w:pStyle w:val="a7"/>
        <w:numPr>
          <w:ilvl w:val="0"/>
          <w:numId w:val="23"/>
        </w:numPr>
        <w:ind w:leftChars="0"/>
      </w:pPr>
      <w:r>
        <w:rPr>
          <w:rFonts w:hint="eastAsia"/>
        </w:rPr>
        <w:t>包含項目：</w:t>
      </w:r>
      <w:r w:rsidR="000A557A">
        <w:rPr>
          <w:rFonts w:hint="eastAsia"/>
        </w:rPr>
        <w:t>設定復原時要包含備份檔案當中的哪些項目</w:t>
      </w:r>
      <w:r w:rsidR="000A557A">
        <w:rPr>
          <w:rFonts w:hint="eastAsia"/>
        </w:rPr>
        <w:t>(</w:t>
      </w:r>
      <w:r w:rsidR="000A557A">
        <w:t>namespace</w:t>
      </w:r>
      <w:r w:rsidR="000A557A">
        <w:rPr>
          <w:rFonts w:hint="eastAsia"/>
        </w:rPr>
        <w:t>)</w:t>
      </w:r>
      <w:r w:rsidR="000A557A">
        <w:rPr>
          <w:rFonts w:hint="eastAsia"/>
        </w:rPr>
        <w:t>，留空代表要包含備份檔案中的所有項目。</w:t>
      </w:r>
    </w:p>
    <w:p w14:paraId="7140B793" w14:textId="4A486C50" w:rsidR="00E160CD" w:rsidRDefault="00E160CD" w:rsidP="008C0F2A">
      <w:pPr>
        <w:pStyle w:val="a7"/>
        <w:numPr>
          <w:ilvl w:val="0"/>
          <w:numId w:val="23"/>
        </w:numPr>
        <w:ind w:leftChars="0"/>
      </w:pPr>
      <w:r>
        <w:rPr>
          <w:rFonts w:hint="eastAsia"/>
        </w:rPr>
        <w:lastRenderedPageBreak/>
        <w:t>排除項目：</w:t>
      </w:r>
      <w:r w:rsidR="000A557A">
        <w:rPr>
          <w:rFonts w:hint="eastAsia"/>
        </w:rPr>
        <w:t>設定復原時要排除備份檔案當中的哪些項目</w:t>
      </w:r>
      <w:r w:rsidR="000A557A">
        <w:rPr>
          <w:rFonts w:hint="eastAsia"/>
        </w:rPr>
        <w:t>(</w:t>
      </w:r>
      <w:r w:rsidR="000A557A">
        <w:t>namespace</w:t>
      </w:r>
      <w:r w:rsidR="000A557A">
        <w:rPr>
          <w:rFonts w:hint="eastAsia"/>
        </w:rPr>
        <w:t>)</w:t>
      </w:r>
      <w:r w:rsidR="000A557A">
        <w:rPr>
          <w:rFonts w:hint="eastAsia"/>
        </w:rPr>
        <w:t>，留空代表不排除備份檔案中的任何項目。</w:t>
      </w:r>
    </w:p>
    <w:p w14:paraId="6397D078" w14:textId="54F7F174" w:rsidR="000A557A" w:rsidRDefault="000A557A" w:rsidP="003F284C">
      <w:r>
        <w:rPr>
          <w:rFonts w:hint="eastAsia"/>
        </w:rPr>
        <w:t>設定上與備份設定相同，</w:t>
      </w:r>
      <w:r w:rsidR="00DE6753">
        <w:rPr>
          <w:rFonts w:hint="eastAsia"/>
        </w:rPr>
        <w:t>包含項目的設定會優先於排除項目。不可同時包含和排除相同的項目。</w:t>
      </w:r>
      <w:ins w:id="829" w:author="elvis_ting 丁士珉" w:date="2025-05-15T11:40:00Z" w16du:dateUtc="2025-05-15T03:40:00Z">
        <w:r w:rsidR="00AA154F">
          <w:rPr>
            <w:rFonts w:hint="eastAsia"/>
          </w:rPr>
          <w:t>建立復原時，只會復原有包含在備份檔案中的內容，</w:t>
        </w:r>
      </w:ins>
      <w:ins w:id="830" w:author="elvis_ting 丁士珉" w:date="2025-05-15T11:41:00Z" w16du:dateUtc="2025-05-15T03:41:00Z">
        <w:r w:rsidR="002E1DE8">
          <w:rPr>
            <w:rFonts w:hint="eastAsia"/>
          </w:rPr>
          <w:t>因此大部分情況下，</w:t>
        </w:r>
      </w:ins>
      <w:ins w:id="831" w:author="elvis_ting 丁士珉" w:date="2025-05-15T14:44:00Z" w16du:dateUtc="2025-05-15T06:44:00Z">
        <w:r w:rsidR="002B7E62">
          <w:rPr>
            <w:rFonts w:hint="eastAsia"/>
          </w:rPr>
          <w:t>復原設定的</w:t>
        </w:r>
      </w:ins>
      <w:ins w:id="832" w:author="elvis_ting 丁士珉" w:date="2025-05-15T11:41:00Z" w16du:dateUtc="2025-05-15T03:41:00Z">
        <w:r w:rsidR="002E1DE8">
          <w:rPr>
            <w:rFonts w:hint="eastAsia"/>
          </w:rPr>
          <w:t>這兩個項目設定可以留空就好。</w:t>
        </w:r>
      </w:ins>
      <w:del w:id="833" w:author="elvis_ting 丁士珉" w:date="2025-05-15T11:39:00Z" w16du:dateUtc="2025-05-15T03:39:00Z">
        <w:r w:rsidR="00FE1479">
          <w:rPr>
            <w:rFonts w:hint="eastAsia"/>
          </w:rPr>
          <w:delText>如果要復原的項目</w:delText>
        </w:r>
        <w:r w:rsidR="006B423D">
          <w:rPr>
            <w:rFonts w:hint="eastAsia"/>
          </w:rPr>
          <w:delText>不</w:delText>
        </w:r>
        <w:r w:rsidR="00CF5D85">
          <w:rPr>
            <w:rFonts w:hint="eastAsia"/>
          </w:rPr>
          <w:delText>存</w:delText>
        </w:r>
        <w:r w:rsidR="006B423D">
          <w:rPr>
            <w:rFonts w:hint="eastAsia"/>
          </w:rPr>
          <w:delText>在當前集群，設定時可以將包含項目留空</w:delText>
        </w:r>
        <w:r w:rsidR="00CF5D85">
          <w:rPr>
            <w:rFonts w:hint="eastAsia"/>
          </w:rPr>
          <w:delText>以包含該項目，復原時會自動建立存在於備份檔案中但不存在於集群的項目。</w:delText>
        </w:r>
      </w:del>
    </w:p>
    <w:p w14:paraId="3B077122" w14:textId="77777777" w:rsidR="00BC7603" w:rsidRDefault="00BC7603" w:rsidP="003F284C"/>
    <w:p w14:paraId="6977530F" w14:textId="2D374119" w:rsidR="00CC744F" w:rsidRDefault="00CC744F" w:rsidP="00CC744F">
      <w:pPr>
        <w:rPr>
          <w:ins w:id="834" w:author="elvis_ting 丁士珉" w:date="2025-05-15T10:44:00Z" w16du:dateUtc="2025-05-15T02:44:00Z"/>
        </w:rPr>
      </w:pPr>
      <w:ins w:id="835" w:author="elvis_ting 丁士珉" w:date="2025-05-15T10:44:00Z" w16du:dateUtc="2025-05-15T02:44:00Z">
        <w:r>
          <w:rPr>
            <w:rFonts w:hint="eastAsia"/>
          </w:rPr>
          <w:t>完成輸入後點擊創建完成新增，如果新增的復原是持續復原，回到復原頁面可以看到新增的</w:t>
        </w:r>
      </w:ins>
      <w:ins w:id="836" w:author="elvis_ting 丁士珉" w:date="2025-05-15T14:45:00Z" w16du:dateUtc="2025-05-15T06:45:00Z">
        <w:r w:rsidR="00A9639F">
          <w:rPr>
            <w:rFonts w:hint="eastAsia"/>
          </w:rPr>
          <w:t>持續</w:t>
        </w:r>
      </w:ins>
      <w:ins w:id="837" w:author="elvis_ting 丁士珉" w:date="2025-05-15T10:44:00Z" w16du:dateUtc="2025-05-15T02:44:00Z">
        <w:r>
          <w:rPr>
            <w:rFonts w:hint="eastAsia"/>
          </w:rPr>
          <w:t>復原及簡易資訊：</w:t>
        </w:r>
      </w:ins>
    </w:p>
    <w:p w14:paraId="414566E9" w14:textId="18648CC2" w:rsidR="00BC7603" w:rsidRPr="000A557A" w:rsidRDefault="00D20D40" w:rsidP="003F284C">
      <w:pPr>
        <w:rPr>
          <w:del w:id="838" w:author="elvis_ting 丁士珉" w:date="2025-05-15T10:44:00Z" w16du:dateUtc="2025-05-15T02:44:00Z"/>
        </w:rPr>
      </w:pPr>
      <w:ins w:id="839" w:author="elvis_ting 丁士珉" w:date="2025-05-15T10:45:00Z" w16du:dateUtc="2025-05-15T02:45:00Z">
        <w:r w:rsidRPr="00D20D40">
          <w:rPr>
            <w:noProof/>
          </w:rPr>
          <w:drawing>
            <wp:inline distT="0" distB="0" distL="0" distR="0" wp14:anchorId="6478AB64" wp14:editId="038CC810">
              <wp:extent cx="5274310" cy="1497965"/>
              <wp:effectExtent l="0" t="0" r="2540" b="6985"/>
              <wp:docPr id="1577771399" name="圖片 1" descr="一張含有 文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1399" name="圖片 1" descr="一張含有 文字, 字型, 螢幕擷取畫面 的圖片&#10;&#10;AI 產生的內容可能不正確。"/>
                      <pic:cNvPicPr/>
                    </pic:nvPicPr>
                    <pic:blipFill>
                      <a:blip r:embed="rId80"/>
                      <a:stretch>
                        <a:fillRect/>
                      </a:stretch>
                    </pic:blipFill>
                    <pic:spPr>
                      <a:xfrm>
                        <a:off x="0" y="0"/>
                        <a:ext cx="5274310" cy="1497965"/>
                      </a:xfrm>
                      <a:prstGeom prst="rect">
                        <a:avLst/>
                      </a:prstGeom>
                    </pic:spPr>
                  </pic:pic>
                </a:graphicData>
              </a:graphic>
            </wp:inline>
          </w:drawing>
        </w:r>
      </w:ins>
      <w:del w:id="840" w:author="elvis_ting 丁士珉" w:date="2025-05-15T10:44:00Z" w16du:dateUtc="2025-05-15T02:44:00Z">
        <w:r w:rsidR="00BC7603">
          <w:rPr>
            <w:rFonts w:hint="eastAsia"/>
          </w:rPr>
          <w:delText>完成輸入後點擊創建完成新增，回到復原頁面可以看到剛才新增的復原及簡易資訊：</w:delText>
        </w:r>
      </w:del>
    </w:p>
    <w:p w14:paraId="0B93ABC8" w14:textId="7024C98B" w:rsidR="0007420A" w:rsidRDefault="00CC4B75" w:rsidP="0007420A">
      <w:pPr>
        <w:rPr>
          <w:del w:id="841" w:author="elvis_ting 丁士珉" w:date="2025-05-15T10:45:00Z" w16du:dateUtc="2025-05-15T02:45:00Z"/>
        </w:rPr>
      </w:pPr>
      <w:del w:id="842" w:author="elvis_ting 丁士珉" w:date="2025-05-15T10:45:00Z" w16du:dateUtc="2025-05-15T02:45:00Z">
        <w:r w:rsidRPr="00CC4B75">
          <w:rPr>
            <w:noProof/>
          </w:rPr>
          <w:drawing>
            <wp:inline distT="0" distB="0" distL="0" distR="0" wp14:anchorId="5EEC4074" wp14:editId="589742EA">
              <wp:extent cx="5274310" cy="941070"/>
              <wp:effectExtent l="0" t="0" r="254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941070"/>
                      </a:xfrm>
                      <a:prstGeom prst="rect">
                        <a:avLst/>
                      </a:prstGeom>
                    </pic:spPr>
                  </pic:pic>
                </a:graphicData>
              </a:graphic>
            </wp:inline>
          </w:drawing>
        </w:r>
      </w:del>
    </w:p>
    <w:p w14:paraId="72AA3B3C" w14:textId="0FEA5E79" w:rsidR="008C0F2A" w:rsidRDefault="008C0F2A" w:rsidP="0007420A">
      <w:pPr>
        <w:rPr>
          <w:ins w:id="843" w:author="elvis_ting 丁士珉" w:date="2025-05-15T10:44:00Z" w16du:dateUtc="2025-05-15T02:44:00Z"/>
        </w:rPr>
      </w:pPr>
      <w:del w:id="844" w:author="elvis_ting 丁士珉" w:date="2025-05-15T10:43:00Z" w16du:dateUtc="2025-05-15T02:43:00Z">
        <w:r>
          <w:rPr>
            <w:rFonts w:hint="eastAsia"/>
          </w:rPr>
          <w:delText>一</w:delText>
        </w:r>
      </w:del>
      <w:del w:id="845" w:author="elvis_ting 丁士珉" w:date="2025-05-15T10:44:00Z" w16du:dateUtc="2025-05-15T02:44:00Z">
        <w:r>
          <w:rPr>
            <w:rFonts w:hint="eastAsia"/>
          </w:rPr>
          <w:delText>次</w:delText>
        </w:r>
      </w:del>
      <w:del w:id="846" w:author="elvis_ting 丁士珉" w:date="2025-05-15T10:43:00Z" w16du:dateUtc="2025-05-15T02:43:00Z">
        <w:r>
          <w:rPr>
            <w:rFonts w:hint="eastAsia"/>
          </w:rPr>
          <w:delText>性的</w:delText>
        </w:r>
      </w:del>
      <w:del w:id="847" w:author="elvis_ting 丁士珉" w:date="2025-05-15T10:44:00Z" w16du:dateUtc="2025-05-15T02:44:00Z">
        <w:r>
          <w:rPr>
            <w:rFonts w:hint="eastAsia"/>
          </w:rPr>
          <w:delText>復原不會出現在此列表當中。</w:delText>
        </w:r>
      </w:del>
    </w:p>
    <w:p w14:paraId="54B1327B" w14:textId="36029DB2" w:rsidR="00CC744F" w:rsidRDefault="00CC744F" w:rsidP="00CC744F">
      <w:ins w:id="848" w:author="elvis_ting 丁士珉" w:date="2025-05-15T10:44:00Z" w16du:dateUtc="2025-05-15T02:44:00Z">
        <w:r>
          <w:rPr>
            <w:rFonts w:hint="eastAsia"/>
          </w:rPr>
          <w:t>如果是單次</w:t>
        </w:r>
      </w:ins>
      <w:ins w:id="849" w:author="elvis_ting 丁士珉" w:date="2025-05-15T10:45:00Z" w16du:dateUtc="2025-05-15T02:45:00Z">
        <w:r>
          <w:rPr>
            <w:rFonts w:hint="eastAsia"/>
          </w:rPr>
          <w:t>復原</w:t>
        </w:r>
      </w:ins>
      <w:ins w:id="850" w:author="elvis_ting 丁士珉" w:date="2025-05-15T10:44:00Z" w16du:dateUtc="2025-05-15T02:44:00Z">
        <w:r>
          <w:rPr>
            <w:rFonts w:hint="eastAsia"/>
          </w:rPr>
          <w:t>則不會出現在這個列表當中。</w:t>
        </w:r>
      </w:ins>
    </w:p>
    <w:p w14:paraId="3B31D1CD" w14:textId="77777777" w:rsidR="0007420A" w:rsidRDefault="0007420A" w:rsidP="0007420A"/>
    <w:p w14:paraId="014A7D84" w14:textId="5A144651" w:rsidR="0007420A" w:rsidRDefault="0007420A" w:rsidP="0007420A">
      <w:r>
        <w:rPr>
          <w:rFonts w:hint="eastAsia"/>
        </w:rPr>
        <w:t>點擊右側</w:t>
      </w:r>
      <w:ins w:id="851" w:author="elvis_ting 丁士珉" w:date="2025-05-15T10:46:00Z" w16du:dateUtc="2025-05-15T02:46:00Z">
        <w:r w:rsidR="00D20D40">
          <w:rPr>
            <w:rFonts w:hint="eastAsia"/>
          </w:rPr>
          <w:t>「</w:t>
        </w:r>
        <w:r w:rsidR="00D20D40" w:rsidRPr="00D20D40">
          <w:rPr>
            <w:rFonts w:hint="eastAsia"/>
            <w:eastAsianLayout w:id="-713380336" w:vert="1" w:vertCompress="1"/>
            <w:rPrChange w:id="852" w:author="elvis_ting 丁士珉" w:date="2025-05-15T10:46:00Z" w16du:dateUtc="2025-05-15T02:46:00Z">
              <w:rPr>
                <w:rFonts w:hint="eastAsia"/>
              </w:rPr>
            </w:rPrChange>
          </w:rPr>
          <w:t>…</w:t>
        </w:r>
        <w:r w:rsidR="00D20D40">
          <w:rPr>
            <w:rFonts w:hint="eastAsia"/>
          </w:rPr>
          <w:t>」</w:t>
        </w:r>
      </w:ins>
      <w:del w:id="853" w:author="elvis_ting 丁士珉" w:date="2025-05-15T10:46:00Z" w16du:dateUtc="2025-05-15T02:46:00Z">
        <w:r>
          <w:rPr>
            <w:rFonts w:hint="eastAsia"/>
          </w:rPr>
          <w:delText>3</w:delText>
        </w:r>
        <w:r>
          <w:rPr>
            <w:rFonts w:hint="eastAsia"/>
          </w:rPr>
          <w:delText>個點</w:delText>
        </w:r>
      </w:del>
      <w:r>
        <w:rPr>
          <w:rFonts w:hint="eastAsia"/>
        </w:rPr>
        <w:t>圖案可以開啟快速選單，有編輯</w:t>
      </w:r>
      <w:ins w:id="854" w:author="elvis_ting 丁士珉" w:date="2025-05-16T11:13:00Z" w16du:dateUtc="2025-05-16T03:13:00Z">
        <w:r w:rsidR="00343370">
          <w:rPr>
            <w:rFonts w:hint="eastAsia"/>
          </w:rPr>
          <w:t>資訊</w:t>
        </w:r>
      </w:ins>
      <w:r>
        <w:rPr>
          <w:rFonts w:hint="eastAsia"/>
        </w:rPr>
        <w:t>和刪除兩個動作可以選擇：</w:t>
      </w:r>
    </w:p>
    <w:p w14:paraId="21BDF4D7" w14:textId="77777777" w:rsidR="0007420A" w:rsidRPr="002A2F39" w:rsidRDefault="0007420A" w:rsidP="0007420A">
      <w:r w:rsidRPr="00057403">
        <w:rPr>
          <w:noProof/>
        </w:rPr>
        <w:drawing>
          <wp:inline distT="0" distB="0" distL="0" distR="0" wp14:anchorId="7FB8DACA" wp14:editId="71AE6107">
            <wp:extent cx="2391109" cy="1695687"/>
            <wp:effectExtent l="0" t="0" r="9525"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1109" cy="1695687"/>
                    </a:xfrm>
                    <a:prstGeom prst="rect">
                      <a:avLst/>
                    </a:prstGeom>
                  </pic:spPr>
                </pic:pic>
              </a:graphicData>
            </a:graphic>
          </wp:inline>
        </w:drawing>
      </w:r>
    </w:p>
    <w:p w14:paraId="0F66A551" w14:textId="77777777" w:rsidR="0007420A" w:rsidRDefault="0007420A" w:rsidP="0007420A"/>
    <w:p w14:paraId="6FE0BECC" w14:textId="45647274" w:rsidR="0007420A" w:rsidRDefault="0007420A" w:rsidP="0007420A">
      <w:r>
        <w:rPr>
          <w:rFonts w:hint="eastAsia"/>
        </w:rPr>
        <w:t>點選</w:t>
      </w:r>
      <w:ins w:id="855" w:author="elvis_ting 丁士珉" w:date="2025-05-15T10:47:00Z" w16du:dateUtc="2025-05-15T02:47:00Z">
        <w:r w:rsidR="0065406B">
          <w:rPr>
            <w:rFonts w:hint="eastAsia"/>
          </w:rPr>
          <w:t>復原</w:t>
        </w:r>
      </w:ins>
      <w:r>
        <w:rPr>
          <w:rFonts w:hint="eastAsia"/>
        </w:rPr>
        <w:t>名稱可以進入詳細資料頁面，可以看到關於</w:t>
      </w:r>
      <w:r w:rsidR="00797A31">
        <w:rPr>
          <w:rFonts w:hint="eastAsia"/>
        </w:rPr>
        <w:t>復原</w:t>
      </w:r>
      <w:r>
        <w:rPr>
          <w:rFonts w:hint="eastAsia"/>
        </w:rPr>
        <w:t>的所有資訊，也有編輯資訊和刪除按鈕可以使用：</w:t>
      </w:r>
    </w:p>
    <w:p w14:paraId="1C047A4E" w14:textId="42CD4014" w:rsidR="0007420A" w:rsidRPr="002A2F39" w:rsidRDefault="00797A31" w:rsidP="0007420A">
      <w:pPr>
        <w:rPr>
          <w:ins w:id="856" w:author="elvis_ting 丁士珉" w:date="2025-05-15T10:46:00Z" w16du:dateUtc="2025-05-15T02:46:00Z"/>
        </w:rPr>
      </w:pPr>
      <w:del w:id="857" w:author="elvis_ting 丁士珉" w:date="2025-05-15T10:46:00Z" w16du:dateUtc="2025-05-15T02:46:00Z">
        <w:r w:rsidRPr="00797A31">
          <w:rPr>
            <w:noProof/>
          </w:rPr>
          <w:lastRenderedPageBreak/>
          <w:drawing>
            <wp:inline distT="0" distB="0" distL="0" distR="0" wp14:anchorId="20C90B9F" wp14:editId="52B3DB24">
              <wp:extent cx="5274310" cy="2366010"/>
              <wp:effectExtent l="0" t="0" r="254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366010"/>
                      </a:xfrm>
                      <a:prstGeom prst="rect">
                        <a:avLst/>
                      </a:prstGeom>
                    </pic:spPr>
                  </pic:pic>
                </a:graphicData>
              </a:graphic>
            </wp:inline>
          </w:drawing>
        </w:r>
      </w:del>
      <w:ins w:id="858" w:author="elvis_ting 丁士珉" w:date="2025-05-15T10:46:00Z" w16du:dateUtc="2025-05-15T02:46:00Z">
        <w:r w:rsidR="00F92AF7" w:rsidRPr="00F92AF7">
          <w:rPr>
            <w:noProof/>
          </w:rPr>
          <w:t xml:space="preserve"> </w:t>
        </w:r>
        <w:r w:rsidR="00F92AF7" w:rsidRPr="00F92AF7">
          <w:rPr>
            <w:noProof/>
          </w:rPr>
          <w:drawing>
            <wp:inline distT="0" distB="0" distL="0" distR="0" wp14:anchorId="03FA9DA3" wp14:editId="1DC0FB9D">
              <wp:extent cx="3296110" cy="3096057"/>
              <wp:effectExtent l="0" t="0" r="0" b="9525"/>
              <wp:docPr id="1821027027"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7027" name="圖片 1" descr="一張含有 文字, 螢幕擷取畫面, 字型 的圖片&#10;&#10;AI 產生的內容可能不正確。"/>
                      <pic:cNvPicPr/>
                    </pic:nvPicPr>
                    <pic:blipFill>
                      <a:blip r:embed="rId83"/>
                      <a:stretch>
                        <a:fillRect/>
                      </a:stretch>
                    </pic:blipFill>
                    <pic:spPr>
                      <a:xfrm>
                        <a:off x="0" y="0"/>
                        <a:ext cx="3296110" cy="3096057"/>
                      </a:xfrm>
                      <a:prstGeom prst="rect">
                        <a:avLst/>
                      </a:prstGeom>
                    </pic:spPr>
                  </pic:pic>
                </a:graphicData>
              </a:graphic>
            </wp:inline>
          </w:drawing>
        </w:r>
      </w:ins>
    </w:p>
    <w:p w14:paraId="1142193A" w14:textId="71B8A800" w:rsidR="00F92AF7" w:rsidRDefault="00F92AF7" w:rsidP="0007420A">
      <w:pPr>
        <w:rPr>
          <w:ins w:id="859" w:author="elvis_ting 丁士珉" w:date="2025-05-15T10:46:00Z" w16du:dateUtc="2025-05-15T02:46:00Z"/>
        </w:rPr>
      </w:pPr>
      <w:ins w:id="860" w:author="elvis_ting 丁士珉" w:date="2025-05-15T10:46:00Z" w16du:dateUtc="2025-05-15T02:46:00Z">
        <w:r w:rsidRPr="00F92AF7">
          <w:rPr>
            <w:noProof/>
          </w:rPr>
          <w:drawing>
            <wp:inline distT="0" distB="0" distL="0" distR="0" wp14:anchorId="5412062E" wp14:editId="37672C6C">
              <wp:extent cx="5274310" cy="1257935"/>
              <wp:effectExtent l="0" t="0" r="2540" b="0"/>
              <wp:docPr id="892950802" name="圖片 1" descr="一張含有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50802" name="圖片 1" descr="一張含有 螢幕擷取畫面, 文字 的圖片&#10;&#10;AI 產生的內容可能不正確。"/>
                      <pic:cNvPicPr/>
                    </pic:nvPicPr>
                    <pic:blipFill>
                      <a:blip r:embed="rId84"/>
                      <a:stretch>
                        <a:fillRect/>
                      </a:stretch>
                    </pic:blipFill>
                    <pic:spPr>
                      <a:xfrm>
                        <a:off x="0" y="0"/>
                        <a:ext cx="5274310" cy="1257935"/>
                      </a:xfrm>
                      <a:prstGeom prst="rect">
                        <a:avLst/>
                      </a:prstGeom>
                    </pic:spPr>
                  </pic:pic>
                </a:graphicData>
              </a:graphic>
            </wp:inline>
          </w:drawing>
        </w:r>
      </w:ins>
    </w:p>
    <w:p w14:paraId="3399865F" w14:textId="094E14CA" w:rsidR="00F92AF7" w:rsidRPr="002A2F39" w:rsidRDefault="0065406B" w:rsidP="0007420A">
      <w:ins w:id="861" w:author="elvis_ting 丁士珉" w:date="2025-05-15T10:47:00Z" w16du:dateUtc="2025-05-15T02:47:00Z">
        <w:r w:rsidRPr="0065406B">
          <w:rPr>
            <w:noProof/>
          </w:rPr>
          <w:drawing>
            <wp:inline distT="0" distB="0" distL="0" distR="0" wp14:anchorId="13803E0F" wp14:editId="7F3B0ED6">
              <wp:extent cx="5274310" cy="1294765"/>
              <wp:effectExtent l="0" t="0" r="2540" b="635"/>
              <wp:docPr id="461832714" name="圖片 1" descr="一張含有 螢幕擷取畫面, 文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32714" name="圖片 1" descr="一張含有 螢幕擷取畫面, 文字, 字型 的圖片&#10;&#10;AI 產生的內容可能不正確。"/>
                      <pic:cNvPicPr/>
                    </pic:nvPicPr>
                    <pic:blipFill>
                      <a:blip r:embed="rId85"/>
                      <a:stretch>
                        <a:fillRect/>
                      </a:stretch>
                    </pic:blipFill>
                    <pic:spPr>
                      <a:xfrm>
                        <a:off x="0" y="0"/>
                        <a:ext cx="5274310" cy="1294765"/>
                      </a:xfrm>
                      <a:prstGeom prst="rect">
                        <a:avLst/>
                      </a:prstGeom>
                    </pic:spPr>
                  </pic:pic>
                </a:graphicData>
              </a:graphic>
            </wp:inline>
          </w:drawing>
        </w:r>
      </w:ins>
    </w:p>
    <w:p w14:paraId="00B9047B" w14:textId="77777777" w:rsidR="00E160CD" w:rsidRDefault="00E160CD" w:rsidP="003F284C"/>
    <w:p w14:paraId="2B89CC7B" w14:textId="0F6FAE73" w:rsidR="00770276" w:rsidRDefault="00770276" w:rsidP="00770276">
      <w:pPr>
        <w:pStyle w:val="3"/>
        <w:numPr>
          <w:ilvl w:val="1"/>
          <w:numId w:val="2"/>
        </w:numPr>
      </w:pPr>
      <w:r>
        <w:rPr>
          <w:rFonts w:hint="eastAsia"/>
        </w:rPr>
        <w:t>編輯方式</w:t>
      </w:r>
    </w:p>
    <w:p w14:paraId="48C17F8A" w14:textId="031FBBC3" w:rsidR="00797A31" w:rsidRDefault="00797A31" w:rsidP="00797A31">
      <w:bookmarkStart w:id="862" w:name="_Hlk190252067"/>
      <w:r w:rsidRPr="00797A31">
        <w:rPr>
          <w:rFonts w:hint="eastAsia"/>
        </w:rPr>
        <w:t>編輯時，會自動帶出可編輯的欄位</w:t>
      </w:r>
      <w:r w:rsidR="00DD25CD">
        <w:rPr>
          <w:rFonts w:hint="eastAsia"/>
        </w:rPr>
        <w:t>以及</w:t>
      </w:r>
      <w:r w:rsidRPr="00797A31">
        <w:rPr>
          <w:rFonts w:hint="eastAsia"/>
        </w:rPr>
        <w:t>原本的內容，自行修改</w:t>
      </w:r>
      <w:r w:rsidR="00066E7B">
        <w:rPr>
          <w:rFonts w:hint="eastAsia"/>
        </w:rPr>
        <w:t>或清空</w:t>
      </w:r>
      <w:r w:rsidRPr="00797A31">
        <w:rPr>
          <w:rFonts w:hint="eastAsia"/>
        </w:rPr>
        <w:t>需要編輯的欄位，不想修改的欄位保持原樣即可。點擊下一步或上一步在不同設定中切換，在最後一頁點擊確定完成編輯：</w:t>
      </w:r>
    </w:p>
    <w:bookmarkEnd w:id="862"/>
    <w:p w14:paraId="3CEAEF7F" w14:textId="6F49639A" w:rsidR="00797A31" w:rsidRDefault="0034731D" w:rsidP="00797A31">
      <w:del w:id="863" w:author="elvis_ting 丁士珉" w:date="2025-05-15T11:28:00Z" w16du:dateUtc="2025-05-15T03:28:00Z">
        <w:r w:rsidRPr="0034731D">
          <w:rPr>
            <w:noProof/>
          </w:rPr>
          <w:drawing>
            <wp:inline distT="0" distB="0" distL="0" distR="0" wp14:anchorId="58C8ED2B" wp14:editId="141838A3">
              <wp:extent cx="5274310" cy="371919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19195"/>
                      </a:xfrm>
                      <a:prstGeom prst="rect">
                        <a:avLst/>
                      </a:prstGeom>
                    </pic:spPr>
                  </pic:pic>
                </a:graphicData>
              </a:graphic>
            </wp:inline>
          </w:drawing>
        </w:r>
      </w:del>
      <w:ins w:id="864" w:author="elvis_ting 丁士珉" w:date="2025-05-15T11:28:00Z" w16du:dateUtc="2025-05-15T03:28:00Z">
        <w:r w:rsidR="00ED1245" w:rsidRPr="00ED1245">
          <w:rPr>
            <w:noProof/>
          </w:rPr>
          <w:t xml:space="preserve"> </w:t>
        </w:r>
        <w:r w:rsidR="00ED1245" w:rsidRPr="00ED1245">
          <w:rPr>
            <w:noProof/>
          </w:rPr>
          <w:lastRenderedPageBreak/>
          <w:drawing>
            <wp:inline distT="0" distB="0" distL="0" distR="0" wp14:anchorId="716459F8" wp14:editId="4E8820C7">
              <wp:extent cx="5274310" cy="3752850"/>
              <wp:effectExtent l="0" t="0" r="2540" b="0"/>
              <wp:docPr id="639018756" name="圖片 1" descr="一張含有 文字, 螢幕擷取畫面,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8756" name="圖片 1" descr="一張含有 文字, 螢幕擷取畫面, 軟體 的圖片&#10;&#10;AI 產生的內容可能不正確。"/>
                      <pic:cNvPicPr/>
                    </pic:nvPicPr>
                    <pic:blipFill>
                      <a:blip r:embed="rId87"/>
                      <a:stretch>
                        <a:fillRect/>
                      </a:stretch>
                    </pic:blipFill>
                    <pic:spPr>
                      <a:xfrm>
                        <a:off x="0" y="0"/>
                        <a:ext cx="5274310" cy="3752850"/>
                      </a:xfrm>
                      <a:prstGeom prst="rect">
                        <a:avLst/>
                      </a:prstGeom>
                    </pic:spPr>
                  </pic:pic>
                </a:graphicData>
              </a:graphic>
            </wp:inline>
          </w:drawing>
        </w:r>
      </w:ins>
    </w:p>
    <w:p w14:paraId="6B528960" w14:textId="78EEC0CB" w:rsidR="0034731D" w:rsidRPr="00797A31" w:rsidRDefault="0034731D" w:rsidP="00797A31">
      <w:r w:rsidRPr="0034731D">
        <w:rPr>
          <w:noProof/>
        </w:rPr>
        <w:drawing>
          <wp:inline distT="0" distB="0" distL="0" distR="0" wp14:anchorId="7A67249A" wp14:editId="391E3D04">
            <wp:extent cx="5274310" cy="3745230"/>
            <wp:effectExtent l="0" t="0" r="2540" b="762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745230"/>
                    </a:xfrm>
                    <a:prstGeom prst="rect">
                      <a:avLst/>
                    </a:prstGeom>
                  </pic:spPr>
                </pic:pic>
              </a:graphicData>
            </a:graphic>
          </wp:inline>
        </w:drawing>
      </w:r>
    </w:p>
    <w:p w14:paraId="71A6EAC7" w14:textId="77777777" w:rsidR="00770276" w:rsidRDefault="00770276" w:rsidP="003F284C"/>
    <w:p w14:paraId="15A91463" w14:textId="021C5E09" w:rsidR="00770276" w:rsidRDefault="00770276" w:rsidP="00770276">
      <w:pPr>
        <w:pStyle w:val="3"/>
        <w:numPr>
          <w:ilvl w:val="1"/>
          <w:numId w:val="2"/>
        </w:numPr>
      </w:pPr>
      <w:r>
        <w:rPr>
          <w:rFonts w:hint="eastAsia"/>
        </w:rPr>
        <w:lastRenderedPageBreak/>
        <w:t>刪除方式</w:t>
      </w:r>
    </w:p>
    <w:p w14:paraId="4E96FB97" w14:textId="0A61C3D0" w:rsidR="00770276" w:rsidRPr="00242363" w:rsidRDefault="00242363" w:rsidP="003F284C">
      <w:r w:rsidRPr="00242363">
        <w:rPr>
          <w:rFonts w:hint="eastAsia"/>
        </w:rPr>
        <w:t>刪除時，需要輸入</w:t>
      </w:r>
      <w:ins w:id="865" w:author="elvis_ting 丁士珉" w:date="2025-05-16T11:13:00Z" w16du:dateUtc="2025-05-16T03:13:00Z">
        <w:r w:rsidR="005310F4">
          <w:rPr>
            <w:rFonts w:hint="eastAsia"/>
          </w:rPr>
          <w:t>復原</w:t>
        </w:r>
      </w:ins>
      <w:r w:rsidRPr="00242363">
        <w:rPr>
          <w:rFonts w:hint="eastAsia"/>
        </w:rPr>
        <w:t>名稱確認是否要刪除，輸入完正確的名稱後，</w:t>
      </w:r>
      <w:del w:id="866" w:author="elvis_ting 丁士珉" w:date="2025-05-15T10:48:00Z" w16du:dateUtc="2025-05-15T02:48:00Z">
        <w:r w:rsidRPr="00242363">
          <w:rPr>
            <w:rFonts w:hint="eastAsia"/>
          </w:rPr>
          <w:delText>才可以</w:delText>
        </w:r>
      </w:del>
      <w:r w:rsidRPr="00242363">
        <w:rPr>
          <w:rFonts w:hint="eastAsia"/>
        </w:rPr>
        <w:t>點擊</w:t>
      </w:r>
      <w:del w:id="867" w:author="elvis_ting 丁士珉" w:date="2025-05-15T10:48:00Z" w16du:dateUtc="2025-05-15T02:48:00Z">
        <w:r w:rsidRPr="00242363">
          <w:rPr>
            <w:rFonts w:hint="eastAsia"/>
          </w:rPr>
          <w:delText>右下角</w:delText>
        </w:r>
      </w:del>
      <w:ins w:id="868" w:author="elvis_ting 丁士珉" w:date="2025-05-15T10:48:00Z" w16du:dateUtc="2025-05-15T02:48:00Z">
        <w:r w:rsidR="00847A21">
          <w:rPr>
            <w:rFonts w:hint="eastAsia"/>
          </w:rPr>
          <w:t>紅色</w:t>
        </w:r>
      </w:ins>
      <w:r w:rsidRPr="00242363">
        <w:rPr>
          <w:rFonts w:hint="eastAsia"/>
        </w:rPr>
        <w:t>確定</w:t>
      </w:r>
      <w:ins w:id="869" w:author="elvis_ting 丁士珉" w:date="2025-05-15T10:48:00Z" w16du:dateUtc="2025-05-15T02:48:00Z">
        <w:r w:rsidR="00847A21">
          <w:rPr>
            <w:rFonts w:hint="eastAsia"/>
          </w:rPr>
          <w:t>按鈕</w:t>
        </w:r>
      </w:ins>
      <w:r w:rsidRPr="00242363">
        <w:rPr>
          <w:rFonts w:hint="eastAsia"/>
        </w:rPr>
        <w:t>完成刪除：</w:t>
      </w:r>
    </w:p>
    <w:p w14:paraId="4E43A1CA" w14:textId="390AF94A" w:rsidR="00D209A9" w:rsidRDefault="0034731D" w:rsidP="003F284C">
      <w:del w:id="870" w:author="elvis_ting 丁士珉" w:date="2025-05-15T10:48:00Z" w16du:dateUtc="2025-05-15T02:48:00Z">
        <w:r w:rsidRPr="0034731D">
          <w:rPr>
            <w:noProof/>
          </w:rPr>
          <w:drawing>
            <wp:inline distT="0" distB="0" distL="0" distR="0" wp14:anchorId="36EB405D" wp14:editId="7A110234">
              <wp:extent cx="4801270" cy="1867161"/>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01270" cy="1867161"/>
                      </a:xfrm>
                      <a:prstGeom prst="rect">
                        <a:avLst/>
                      </a:prstGeom>
                    </pic:spPr>
                  </pic:pic>
                </a:graphicData>
              </a:graphic>
            </wp:inline>
          </w:drawing>
        </w:r>
      </w:del>
      <w:ins w:id="871" w:author="elvis_ting 丁士珉" w:date="2025-05-15T10:48:00Z" w16du:dateUtc="2025-05-15T02:48:00Z">
        <w:r w:rsidR="00847A21" w:rsidRPr="00847A21">
          <w:rPr>
            <w:noProof/>
          </w:rPr>
          <w:t xml:space="preserve"> </w:t>
        </w:r>
        <w:r w:rsidR="00847A21" w:rsidRPr="00847A21">
          <w:rPr>
            <w:noProof/>
          </w:rPr>
          <w:drawing>
            <wp:inline distT="0" distB="0" distL="0" distR="0" wp14:anchorId="5BD23171" wp14:editId="16AA035D">
              <wp:extent cx="4782217" cy="1857634"/>
              <wp:effectExtent l="0" t="0" r="0" b="9525"/>
              <wp:docPr id="787155027"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5027" name="圖片 1" descr="一張含有 文字, 螢幕擷取畫面, 字型 的圖片&#10;&#10;AI 產生的內容可能不正確。"/>
                      <pic:cNvPicPr/>
                    </pic:nvPicPr>
                    <pic:blipFill>
                      <a:blip r:embed="rId90"/>
                      <a:stretch>
                        <a:fillRect/>
                      </a:stretch>
                    </pic:blipFill>
                    <pic:spPr>
                      <a:xfrm>
                        <a:off x="0" y="0"/>
                        <a:ext cx="4782217" cy="1857634"/>
                      </a:xfrm>
                      <a:prstGeom prst="rect">
                        <a:avLst/>
                      </a:prstGeom>
                    </pic:spPr>
                  </pic:pic>
                </a:graphicData>
              </a:graphic>
            </wp:inline>
          </w:drawing>
        </w:r>
      </w:ins>
    </w:p>
    <w:p w14:paraId="4B4AEC7C" w14:textId="77777777" w:rsidR="00242363" w:rsidRDefault="00242363" w:rsidP="003F284C">
      <w:pPr>
        <w:rPr>
          <w:ins w:id="872" w:author="elvis_ting 丁士珉" w:date="2025-05-15T11:22:00Z" w16du:dateUtc="2025-05-15T03:22:00Z"/>
        </w:rPr>
      </w:pPr>
    </w:p>
    <w:p w14:paraId="249587E4" w14:textId="5BF80159" w:rsidR="00D70167" w:rsidRDefault="00D70167" w:rsidP="00D70167">
      <w:pPr>
        <w:pStyle w:val="2"/>
        <w:numPr>
          <w:ilvl w:val="0"/>
          <w:numId w:val="2"/>
        </w:numPr>
        <w:rPr>
          <w:ins w:id="873" w:author="elvis_ting 丁士珉" w:date="2025-05-15T11:22:00Z" w16du:dateUtc="2025-05-15T03:22:00Z"/>
          <w:sz w:val="40"/>
          <w:szCs w:val="40"/>
        </w:rPr>
      </w:pPr>
      <w:ins w:id="874" w:author="elvis_ting 丁士珉" w:date="2025-05-15T11:22:00Z" w16du:dateUtc="2025-05-15T03:22:00Z">
        <w:r>
          <w:rPr>
            <w:rFonts w:hint="eastAsia"/>
            <w:sz w:val="40"/>
            <w:szCs w:val="40"/>
          </w:rPr>
          <w:t>Re</w:t>
        </w:r>
        <w:r>
          <w:rPr>
            <w:sz w:val="40"/>
            <w:szCs w:val="40"/>
          </w:rPr>
          <w:t>store</w:t>
        </w:r>
        <w:r w:rsidR="00A84F91">
          <w:rPr>
            <w:rFonts w:hint="eastAsia"/>
            <w:sz w:val="40"/>
            <w:szCs w:val="40"/>
          </w:rPr>
          <w:t>-record</w:t>
        </w:r>
        <w:r>
          <w:rPr>
            <w:rFonts w:hint="eastAsia"/>
            <w:sz w:val="40"/>
            <w:szCs w:val="40"/>
          </w:rPr>
          <w:t>復原</w:t>
        </w:r>
        <w:r w:rsidR="00A84F91">
          <w:rPr>
            <w:rFonts w:hint="eastAsia"/>
            <w:sz w:val="40"/>
            <w:szCs w:val="40"/>
          </w:rPr>
          <w:t>紀錄</w:t>
        </w:r>
      </w:ins>
    </w:p>
    <w:p w14:paraId="178AFC7D" w14:textId="77777777" w:rsidR="00D70167" w:rsidRDefault="00D70167" w:rsidP="00D70167">
      <w:pPr>
        <w:pStyle w:val="3"/>
        <w:numPr>
          <w:ilvl w:val="1"/>
          <w:numId w:val="2"/>
        </w:numPr>
        <w:rPr>
          <w:ins w:id="875" w:author="elvis_ting 丁士珉" w:date="2025-05-15T11:22:00Z" w16du:dateUtc="2025-05-15T03:22:00Z"/>
        </w:rPr>
      </w:pPr>
      <w:ins w:id="876" w:author="elvis_ting 丁士珉" w:date="2025-05-15T11:22:00Z" w16du:dateUtc="2025-05-15T03:22:00Z">
        <w:r>
          <w:rPr>
            <w:rFonts w:hint="eastAsia"/>
          </w:rPr>
          <w:t>說明</w:t>
        </w:r>
      </w:ins>
    </w:p>
    <w:p w14:paraId="4A0505E6" w14:textId="78D0C91C" w:rsidR="00D70167" w:rsidRDefault="003D0735" w:rsidP="00D70167">
      <w:pPr>
        <w:rPr>
          <w:ins w:id="877" w:author="elvis_ting 丁士珉" w:date="2025-05-15T11:22:00Z" w16du:dateUtc="2025-05-15T03:22:00Z"/>
        </w:rPr>
      </w:pPr>
      <w:ins w:id="878" w:author="elvis_ting 丁士珉" w:date="2025-05-15T14:46:00Z" w16du:dateUtc="2025-05-15T06:46:00Z">
        <w:r>
          <w:rPr>
            <w:rFonts w:hint="eastAsia"/>
          </w:rPr>
          <w:t>復原記錄頁面可以查看</w:t>
        </w:r>
      </w:ins>
      <w:ins w:id="879" w:author="elvis_ting 丁士珉" w:date="2025-05-15T11:22:00Z" w16du:dateUtc="2025-05-15T03:22:00Z">
        <w:r w:rsidR="00D70167">
          <w:rPr>
            <w:rFonts w:hint="eastAsia"/>
          </w:rPr>
          <w:t>復原設定</w:t>
        </w:r>
      </w:ins>
      <w:ins w:id="880" w:author="elvis_ting 丁士珉" w:date="2025-05-15T14:46:00Z" w16du:dateUtc="2025-05-15T06:46:00Z">
        <w:r w:rsidR="009941AF">
          <w:rPr>
            <w:rFonts w:hint="eastAsia"/>
          </w:rPr>
          <w:t>所產生的</w:t>
        </w:r>
      </w:ins>
      <w:ins w:id="881" w:author="elvis_ting 丁士珉" w:date="2025-05-15T14:49:00Z" w16du:dateUtc="2025-05-15T06:49:00Z">
        <w:r w:rsidR="00F6107F">
          <w:rPr>
            <w:rFonts w:hint="eastAsia"/>
          </w:rPr>
          <w:t>復原</w:t>
        </w:r>
      </w:ins>
      <w:ins w:id="882" w:author="elvis_ting 丁士珉" w:date="2025-05-15T14:46:00Z" w16du:dateUtc="2025-05-15T06:46:00Z">
        <w:r w:rsidR="009941AF">
          <w:rPr>
            <w:rFonts w:hint="eastAsia"/>
          </w:rPr>
          <w:t>結果，</w:t>
        </w:r>
      </w:ins>
      <w:ins w:id="883" w:author="elvis_ting 丁士珉" w:date="2025-05-15T14:47:00Z" w16du:dateUtc="2025-05-15T06:47:00Z">
        <w:r w:rsidR="009941AF">
          <w:rPr>
            <w:rFonts w:hint="eastAsia"/>
          </w:rPr>
          <w:t>如果是單次復原，馬上就可以在復原紀錄頁面看到</w:t>
        </w:r>
      </w:ins>
      <w:ins w:id="884" w:author="elvis_ting 丁士珉" w:date="2025-05-16T11:15:00Z" w16du:dateUtc="2025-05-16T03:15:00Z">
        <w:r w:rsidR="00174188">
          <w:rPr>
            <w:rFonts w:hint="eastAsia"/>
          </w:rPr>
          <w:t>紀錄出現</w:t>
        </w:r>
      </w:ins>
      <w:ins w:id="885" w:author="elvis_ting 丁士珉" w:date="2025-05-15T14:47:00Z" w16du:dateUtc="2025-05-15T06:47:00Z">
        <w:r w:rsidR="009941AF">
          <w:rPr>
            <w:rFonts w:hint="eastAsia"/>
          </w:rPr>
          <w:t>，</w:t>
        </w:r>
      </w:ins>
      <w:ins w:id="886" w:author="elvis_ting 丁士珉" w:date="2025-05-16T11:18:00Z" w16du:dateUtc="2025-05-16T03:18:00Z">
        <w:r w:rsidR="00AC64E1">
          <w:rPr>
            <w:rFonts w:hint="eastAsia"/>
          </w:rPr>
          <w:t>並且可以確認</w:t>
        </w:r>
      </w:ins>
      <w:ins w:id="887" w:author="elvis_ting 丁士珉" w:date="2025-05-16T11:17:00Z" w16du:dateUtc="2025-05-16T03:17:00Z">
        <w:r w:rsidR="00AC2064">
          <w:rPr>
            <w:rFonts w:hint="eastAsia"/>
          </w:rPr>
          <w:t>這次復原的狀態</w:t>
        </w:r>
      </w:ins>
      <w:ins w:id="888" w:author="elvis_ting 丁士珉" w:date="2025-05-15T14:47:00Z" w16du:dateUtc="2025-05-15T06:47:00Z">
        <w:r w:rsidR="009941AF">
          <w:rPr>
            <w:rFonts w:hint="eastAsia"/>
          </w:rPr>
          <w:t>。如果是持續復原，必須要等到設定的備份來源有產生新的備份檔案時，</w:t>
        </w:r>
      </w:ins>
      <w:ins w:id="889" w:author="elvis_ting 丁士珉" w:date="2025-05-15T14:48:00Z" w16du:dateUtc="2025-05-15T06:48:00Z">
        <w:r w:rsidR="009941AF">
          <w:rPr>
            <w:rFonts w:hint="eastAsia"/>
          </w:rPr>
          <w:t>才會觸發復原動作，也才能在復原紀錄頁面看到</w:t>
        </w:r>
      </w:ins>
      <w:ins w:id="890" w:author="elvis_ting 丁士珉" w:date="2025-05-16T11:15:00Z" w16du:dateUtc="2025-05-16T03:15:00Z">
        <w:r w:rsidR="00CA193C">
          <w:rPr>
            <w:rFonts w:hint="eastAsia"/>
          </w:rPr>
          <w:t>紀錄</w:t>
        </w:r>
      </w:ins>
      <w:ins w:id="891" w:author="elvis_ting 丁士珉" w:date="2025-05-15T14:48:00Z" w16du:dateUtc="2025-05-15T06:48:00Z">
        <w:r w:rsidR="009941AF">
          <w:rPr>
            <w:rFonts w:hint="eastAsia"/>
          </w:rPr>
          <w:t>。</w:t>
        </w:r>
      </w:ins>
    </w:p>
    <w:p w14:paraId="7E3287D6" w14:textId="77777777" w:rsidR="00D70167" w:rsidRDefault="00D70167" w:rsidP="00D70167">
      <w:pPr>
        <w:rPr>
          <w:ins w:id="892" w:author="elvis_ting 丁士珉" w:date="2025-05-15T11:22:00Z" w16du:dateUtc="2025-05-15T03:22:00Z"/>
        </w:rPr>
      </w:pPr>
    </w:p>
    <w:p w14:paraId="73922243" w14:textId="624ACB21" w:rsidR="00D70167" w:rsidRDefault="00AD6586" w:rsidP="00D70167">
      <w:pPr>
        <w:pStyle w:val="3"/>
        <w:numPr>
          <w:ilvl w:val="1"/>
          <w:numId w:val="2"/>
        </w:numPr>
        <w:rPr>
          <w:ins w:id="893" w:author="elvis_ting 丁士珉" w:date="2025-05-15T11:22:00Z" w16du:dateUtc="2025-05-15T03:22:00Z"/>
        </w:rPr>
      </w:pPr>
      <w:ins w:id="894" w:author="elvis_ting 丁士珉" w:date="2025-05-15T14:50:00Z" w16du:dateUtc="2025-05-15T06:50:00Z">
        <w:r>
          <w:rPr>
            <w:rFonts w:hint="eastAsia"/>
          </w:rPr>
          <w:t>進入點</w:t>
        </w:r>
      </w:ins>
      <w:ins w:id="895" w:author="elvis_ting 丁士珉" w:date="2025-05-15T11:22:00Z" w16du:dateUtc="2025-05-15T03:22:00Z">
        <w:r w:rsidR="00D70167">
          <w:rPr>
            <w:rFonts w:hint="eastAsia"/>
          </w:rPr>
          <w:t>及欄位說明</w:t>
        </w:r>
      </w:ins>
    </w:p>
    <w:p w14:paraId="4839588E" w14:textId="5C87074F" w:rsidR="00D70167" w:rsidRDefault="00D70167" w:rsidP="00D70167">
      <w:pPr>
        <w:rPr>
          <w:ins w:id="896" w:author="elvis_ting 丁士珉" w:date="2025-05-15T11:22:00Z" w16du:dateUtc="2025-05-15T03:22:00Z"/>
        </w:rPr>
      </w:pPr>
      <w:ins w:id="897" w:author="elvis_ting 丁士珉" w:date="2025-05-15T11:22:00Z" w16du:dateUtc="2025-05-15T03:22:00Z">
        <w:r>
          <w:rPr>
            <w:rFonts w:hint="eastAsia"/>
          </w:rPr>
          <w:t>進入</w:t>
        </w:r>
        <w:r>
          <w:rPr>
            <w:rFonts w:hint="eastAsia"/>
          </w:rPr>
          <w:t>C</w:t>
        </w:r>
        <w:r>
          <w:t>luster Management</w:t>
        </w:r>
        <w:r>
          <w:rPr>
            <w:rFonts w:hint="eastAsia"/>
          </w:rPr>
          <w:t>頁面，點擊左側列表中的</w:t>
        </w:r>
        <w:r>
          <w:rPr>
            <w:rFonts w:hint="eastAsia"/>
          </w:rPr>
          <w:t>C</w:t>
        </w:r>
        <w:r>
          <w:t>luster Sync</w:t>
        </w:r>
        <w:r>
          <w:rPr>
            <w:rFonts w:hint="eastAsia"/>
          </w:rPr>
          <w:t>功能的「復原</w:t>
        </w:r>
      </w:ins>
      <w:ins w:id="898" w:author="elvis_ting 丁士珉" w:date="2025-05-16T11:18:00Z" w16du:dateUtc="2025-05-16T03:18:00Z">
        <w:r w:rsidR="00A25370">
          <w:rPr>
            <w:rFonts w:hint="eastAsia"/>
          </w:rPr>
          <w:t>記</w:t>
        </w:r>
      </w:ins>
      <w:ins w:id="899" w:author="elvis_ting 丁士珉" w:date="2025-05-15T11:27:00Z" w16du:dateUtc="2025-05-15T03:27:00Z">
        <w:r w:rsidR="00863EBC">
          <w:rPr>
            <w:rFonts w:hint="eastAsia"/>
          </w:rPr>
          <w:t>錄</w:t>
        </w:r>
      </w:ins>
      <w:ins w:id="900" w:author="elvis_ting 丁士珉" w:date="2025-05-15T11:22:00Z" w16du:dateUtc="2025-05-15T03:22:00Z">
        <w:r>
          <w:rPr>
            <w:rFonts w:hint="eastAsia"/>
          </w:rPr>
          <w:t>」：</w:t>
        </w:r>
      </w:ins>
    </w:p>
    <w:p w14:paraId="5B070EEF" w14:textId="06852199" w:rsidR="00D70167" w:rsidRDefault="00ED1245" w:rsidP="00D70167">
      <w:pPr>
        <w:rPr>
          <w:ins w:id="901" w:author="elvis_ting 丁士珉" w:date="2025-05-15T11:22:00Z" w16du:dateUtc="2025-05-15T03:22:00Z"/>
        </w:rPr>
      </w:pPr>
      <w:ins w:id="902" w:author="elvis_ting 丁士珉" w:date="2025-05-15T11:27:00Z" w16du:dateUtc="2025-05-15T03:27:00Z">
        <w:r w:rsidRPr="00ED1245">
          <w:rPr>
            <w:noProof/>
          </w:rPr>
          <w:lastRenderedPageBreak/>
          <w:drawing>
            <wp:inline distT="0" distB="0" distL="0" distR="0" wp14:anchorId="3C669CDC" wp14:editId="1AB6F9BC">
              <wp:extent cx="1962424" cy="1933845"/>
              <wp:effectExtent l="0" t="0" r="0" b="9525"/>
              <wp:docPr id="459478109" name="圖片 1" descr="一張含有 文字, 螢幕擷取畫面, 字型,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8109" name="圖片 1" descr="一張含有 文字, 螢幕擷取畫面, 字型, 設計 的圖片&#10;&#10;AI 產生的內容可能不正確。"/>
                      <pic:cNvPicPr/>
                    </pic:nvPicPr>
                    <pic:blipFill>
                      <a:blip r:embed="rId91"/>
                      <a:stretch>
                        <a:fillRect/>
                      </a:stretch>
                    </pic:blipFill>
                    <pic:spPr>
                      <a:xfrm>
                        <a:off x="0" y="0"/>
                        <a:ext cx="1962424" cy="1933845"/>
                      </a:xfrm>
                      <a:prstGeom prst="rect">
                        <a:avLst/>
                      </a:prstGeom>
                    </pic:spPr>
                  </pic:pic>
                </a:graphicData>
              </a:graphic>
            </wp:inline>
          </w:drawing>
        </w:r>
      </w:ins>
    </w:p>
    <w:p w14:paraId="38D4CE60" w14:textId="77777777" w:rsidR="00D70167" w:rsidRDefault="00D70167" w:rsidP="00D70167">
      <w:pPr>
        <w:rPr>
          <w:ins w:id="903" w:author="elvis_ting 丁士珉" w:date="2025-05-15T11:22:00Z" w16du:dateUtc="2025-05-15T03:22:00Z"/>
        </w:rPr>
      </w:pPr>
    </w:p>
    <w:p w14:paraId="1677DE24" w14:textId="4F4A4551" w:rsidR="00D70167" w:rsidRDefault="00C35179" w:rsidP="00D70167">
      <w:pPr>
        <w:rPr>
          <w:ins w:id="904" w:author="elvis_ting 丁士珉" w:date="2025-05-15T11:22:00Z" w16du:dateUtc="2025-05-15T03:22:00Z"/>
        </w:rPr>
      </w:pPr>
      <w:ins w:id="905" w:author="elvis_ting 丁士珉" w:date="2025-05-15T15:33:00Z" w16du:dateUtc="2025-05-15T07:33:00Z">
        <w:r w:rsidRPr="00C35179">
          <w:rPr>
            <w:noProof/>
          </w:rPr>
          <w:drawing>
            <wp:inline distT="0" distB="0" distL="0" distR="0" wp14:anchorId="6F520785" wp14:editId="14F59FED">
              <wp:extent cx="5274310" cy="899160"/>
              <wp:effectExtent l="0" t="0" r="2540" b="0"/>
              <wp:docPr id="1597713316" name="圖片 1" descr="一張含有 文字, 字型,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3316" name="圖片 1" descr="一張含有 文字, 字型, 螢幕擷取畫面, 行 的圖片&#10;&#10;AI 產生的內容可能不正確。"/>
                      <pic:cNvPicPr/>
                    </pic:nvPicPr>
                    <pic:blipFill>
                      <a:blip r:embed="rId92"/>
                      <a:stretch>
                        <a:fillRect/>
                      </a:stretch>
                    </pic:blipFill>
                    <pic:spPr>
                      <a:xfrm>
                        <a:off x="0" y="0"/>
                        <a:ext cx="5274310" cy="899160"/>
                      </a:xfrm>
                      <a:prstGeom prst="rect">
                        <a:avLst/>
                      </a:prstGeom>
                    </pic:spPr>
                  </pic:pic>
                </a:graphicData>
              </a:graphic>
            </wp:inline>
          </w:drawing>
        </w:r>
      </w:ins>
    </w:p>
    <w:p w14:paraId="0F91BF02" w14:textId="3DB8D946" w:rsidR="00D70167" w:rsidRDefault="00C54574" w:rsidP="00D70167">
      <w:pPr>
        <w:pStyle w:val="a7"/>
        <w:numPr>
          <w:ilvl w:val="0"/>
          <w:numId w:val="24"/>
        </w:numPr>
        <w:ind w:leftChars="0"/>
        <w:rPr>
          <w:ins w:id="906" w:author="elvis_ting 丁士珉" w:date="2025-05-15T15:06:00Z" w16du:dateUtc="2025-05-15T07:06:00Z"/>
        </w:rPr>
      </w:pPr>
      <w:ins w:id="907" w:author="elvis_ting 丁士珉" w:date="2025-05-15T15:06:00Z" w16du:dateUtc="2025-05-15T07:06:00Z">
        <w:r>
          <w:rPr>
            <w:rFonts w:hint="eastAsia"/>
          </w:rPr>
          <w:t>復原記錄</w:t>
        </w:r>
      </w:ins>
      <w:ins w:id="908" w:author="elvis_ting 丁士珉" w:date="2025-05-15T11:22:00Z" w16du:dateUtc="2025-05-15T03:22:00Z">
        <w:r w:rsidR="00D70167">
          <w:rPr>
            <w:rFonts w:hint="eastAsia"/>
          </w:rPr>
          <w:t>名稱：</w:t>
        </w:r>
      </w:ins>
      <w:ins w:id="909" w:author="elvis_ting 丁士珉" w:date="2025-05-15T15:49:00Z" w16du:dateUtc="2025-05-15T07:49:00Z">
        <w:r w:rsidR="00176379">
          <w:rPr>
            <w:rFonts w:hint="eastAsia"/>
          </w:rPr>
          <w:t>復原</w:t>
        </w:r>
      </w:ins>
      <w:ins w:id="910" w:author="elvis_ting 丁士珉" w:date="2025-05-16T11:18:00Z" w16du:dateUtc="2025-05-16T03:18:00Z">
        <w:r w:rsidR="00A25370">
          <w:rPr>
            <w:rFonts w:hint="eastAsia"/>
          </w:rPr>
          <w:t>記錄</w:t>
        </w:r>
      </w:ins>
      <w:ins w:id="911" w:author="elvis_ting 丁士珉" w:date="2025-05-15T15:49:00Z" w16du:dateUtc="2025-05-15T07:49:00Z">
        <w:r w:rsidR="00176379">
          <w:rPr>
            <w:rFonts w:hint="eastAsia"/>
          </w:rPr>
          <w:t>的名稱</w:t>
        </w:r>
      </w:ins>
      <w:ins w:id="912" w:author="elvis_ting 丁士珉" w:date="2025-05-15T15:52:00Z" w16du:dateUtc="2025-05-15T07:52:00Z">
        <w:r w:rsidR="00EE06C7">
          <w:rPr>
            <w:rFonts w:hint="eastAsia"/>
          </w:rPr>
          <w:t>。</w:t>
        </w:r>
        <w:r w:rsidR="00EE06C7">
          <w:br/>
        </w:r>
      </w:ins>
      <w:ins w:id="913" w:author="elvis_ting 丁士珉" w:date="2025-05-15T15:49:00Z" w16du:dateUtc="2025-05-15T07:49:00Z">
        <w:r w:rsidR="00176379">
          <w:rPr>
            <w:rFonts w:hint="eastAsia"/>
          </w:rPr>
          <w:t>如果是由單次復原</w:t>
        </w:r>
      </w:ins>
      <w:ins w:id="914" w:author="elvis_ting 丁士珉" w:date="2025-05-15T15:52:00Z" w16du:dateUtc="2025-05-15T07:52:00Z">
        <w:r w:rsidR="00EE06C7">
          <w:rPr>
            <w:rFonts w:hint="eastAsia"/>
          </w:rPr>
          <w:t>設定</w:t>
        </w:r>
      </w:ins>
      <w:ins w:id="915" w:author="elvis_ting 丁士珉" w:date="2025-05-15T15:49:00Z" w16du:dateUtc="2025-05-15T07:49:00Z">
        <w:r w:rsidR="00176379">
          <w:rPr>
            <w:rFonts w:hint="eastAsia"/>
          </w:rPr>
          <w:t>產生的</w:t>
        </w:r>
      </w:ins>
      <w:ins w:id="916" w:author="elvis_ting 丁士珉" w:date="2025-05-16T11:19:00Z" w16du:dateUtc="2025-05-16T03:19:00Z">
        <w:r w:rsidR="00A25370">
          <w:rPr>
            <w:rFonts w:hint="eastAsia"/>
          </w:rPr>
          <w:t>記錄</w:t>
        </w:r>
      </w:ins>
      <w:ins w:id="917" w:author="elvis_ting 丁士珉" w:date="2025-05-15T15:49:00Z" w16du:dateUtc="2025-05-15T07:49:00Z">
        <w:r w:rsidR="00176379">
          <w:rPr>
            <w:rFonts w:hint="eastAsia"/>
          </w:rPr>
          <w:t>，名稱</w:t>
        </w:r>
      </w:ins>
      <w:ins w:id="918" w:author="elvis_ting 丁士珉" w:date="2025-05-15T15:50:00Z" w16du:dateUtc="2025-05-15T07:50:00Z">
        <w:r w:rsidR="00176379">
          <w:rPr>
            <w:rFonts w:hint="eastAsia"/>
          </w:rPr>
          <w:t>會是單次復原設定的名稱。</w:t>
        </w:r>
      </w:ins>
      <w:ins w:id="919" w:author="elvis_ting 丁士珉" w:date="2025-05-15T15:52:00Z" w16du:dateUtc="2025-05-15T07:52:00Z">
        <w:r w:rsidR="00EE06C7">
          <w:br/>
        </w:r>
      </w:ins>
      <w:ins w:id="920" w:author="elvis_ting 丁士珉" w:date="2025-05-15T15:50:00Z" w16du:dateUtc="2025-05-15T07:50:00Z">
        <w:r w:rsidR="00176379">
          <w:rPr>
            <w:rFonts w:hint="eastAsia"/>
          </w:rPr>
          <w:t>如果是</w:t>
        </w:r>
      </w:ins>
      <w:ins w:id="921" w:author="elvis_ting 丁士珉" w:date="2025-05-15T15:52:00Z" w16du:dateUtc="2025-05-15T07:52:00Z">
        <w:r w:rsidR="00EE06C7">
          <w:rPr>
            <w:rFonts w:hint="eastAsia"/>
          </w:rPr>
          <w:t>由</w:t>
        </w:r>
      </w:ins>
      <w:ins w:id="922" w:author="elvis_ting 丁士珉" w:date="2025-05-15T15:50:00Z" w16du:dateUtc="2025-05-15T07:50:00Z">
        <w:r w:rsidR="00176379">
          <w:rPr>
            <w:rFonts w:hint="eastAsia"/>
          </w:rPr>
          <w:t>持續復原設定產生的</w:t>
        </w:r>
      </w:ins>
      <w:ins w:id="923" w:author="elvis_ting 丁士珉" w:date="2025-05-16T11:19:00Z" w16du:dateUtc="2025-05-16T03:19:00Z">
        <w:r w:rsidR="00A25370">
          <w:rPr>
            <w:rFonts w:hint="eastAsia"/>
          </w:rPr>
          <w:t>記錄</w:t>
        </w:r>
      </w:ins>
      <w:ins w:id="924" w:author="elvis_ting 丁士珉" w:date="2025-05-15T15:50:00Z" w16du:dateUtc="2025-05-15T07:50:00Z">
        <w:r w:rsidR="00176379">
          <w:rPr>
            <w:rFonts w:hint="eastAsia"/>
          </w:rPr>
          <w:t>，名稱會是持續復原名稱加上時間戳記，例如：</w:t>
        </w:r>
      </w:ins>
      <w:ins w:id="925" w:author="elvis_ting 丁士珉" w:date="2025-05-15T15:51:00Z" w16du:dateUtc="2025-05-15T07:51:00Z">
        <w:r w:rsidR="000171B0">
          <w:rPr>
            <w:rFonts w:hint="eastAsia"/>
          </w:rPr>
          <w:t>「</w:t>
        </w:r>
        <w:r w:rsidR="000171B0">
          <w:rPr>
            <w:rFonts w:hint="eastAsia"/>
          </w:rPr>
          <w:t>&lt;</w:t>
        </w:r>
        <w:r w:rsidR="000171B0">
          <w:rPr>
            <w:rFonts w:hint="eastAsia"/>
          </w:rPr>
          <w:t>持續復原名稱</w:t>
        </w:r>
        <w:r w:rsidR="000171B0">
          <w:rPr>
            <w:rFonts w:hint="eastAsia"/>
          </w:rPr>
          <w:t>&gt;-20250515070632</w:t>
        </w:r>
        <w:r w:rsidR="000171B0">
          <w:rPr>
            <w:rFonts w:hint="eastAsia"/>
          </w:rPr>
          <w:t>」</w:t>
        </w:r>
      </w:ins>
    </w:p>
    <w:p w14:paraId="4F3B9C8F" w14:textId="3FCFC551" w:rsidR="00C54574" w:rsidRDefault="00C54574" w:rsidP="00D70167">
      <w:pPr>
        <w:pStyle w:val="a7"/>
        <w:numPr>
          <w:ilvl w:val="0"/>
          <w:numId w:val="24"/>
        </w:numPr>
        <w:ind w:leftChars="0"/>
        <w:rPr>
          <w:ins w:id="926" w:author="elvis_ting 丁士珉" w:date="2025-05-15T15:07:00Z" w16du:dateUtc="2025-05-15T07:07:00Z"/>
        </w:rPr>
      </w:pPr>
      <w:ins w:id="927" w:author="elvis_ting 丁士珉" w:date="2025-05-15T15:06:00Z" w16du:dateUtc="2025-05-15T07:06:00Z">
        <w:r>
          <w:rPr>
            <w:rFonts w:hint="eastAsia"/>
          </w:rPr>
          <w:t>狀態</w:t>
        </w:r>
      </w:ins>
      <w:ins w:id="928" w:author="elvis_ting 丁士珉" w:date="2025-05-15T15:07:00Z" w16du:dateUtc="2025-05-15T07:07:00Z">
        <w:r>
          <w:rPr>
            <w:rFonts w:hint="eastAsia"/>
          </w:rPr>
          <w:t>：</w:t>
        </w:r>
      </w:ins>
      <w:ins w:id="929" w:author="elvis_ting 丁士珉" w:date="2025-05-15T15:08:00Z" w16du:dateUtc="2025-05-15T07:08:00Z">
        <w:r w:rsidR="00DA17B6">
          <w:rPr>
            <w:rFonts w:hint="eastAsia"/>
          </w:rPr>
          <w:t>復原是否成功，總共有以下狀態：</w:t>
        </w:r>
        <w:r w:rsidR="00DA17B6">
          <w:br/>
        </w:r>
        <w:r w:rsidR="001A23D6">
          <w:rPr>
            <w:rFonts w:hint="eastAsia"/>
          </w:rPr>
          <w:t>「</w:t>
        </w:r>
        <w:r w:rsidR="001A23D6" w:rsidRPr="00A57490">
          <w:t>New</w:t>
        </w:r>
        <w:r w:rsidR="001A23D6">
          <w:rPr>
            <w:rFonts w:hint="eastAsia"/>
          </w:rPr>
          <w:t>」：</w:t>
        </w:r>
      </w:ins>
      <w:ins w:id="930" w:author="elvis_ting 丁士珉" w:date="2025-05-15T15:09:00Z" w16du:dateUtc="2025-05-15T07:09:00Z">
        <w:r w:rsidR="001A23D6">
          <w:rPr>
            <w:rFonts w:hint="eastAsia"/>
          </w:rPr>
          <w:t>新建中。</w:t>
        </w:r>
      </w:ins>
      <w:ins w:id="931" w:author="elvis_ting 丁士珉" w:date="2025-05-15T15:08:00Z" w16du:dateUtc="2025-05-15T07:08:00Z">
        <w:r w:rsidR="001A23D6">
          <w:br/>
        </w:r>
        <w:r w:rsidR="001A23D6">
          <w:rPr>
            <w:rFonts w:hint="eastAsia"/>
          </w:rPr>
          <w:t>「</w:t>
        </w:r>
        <w:r w:rsidR="001A23D6">
          <w:rPr>
            <w:rFonts w:hint="eastAsia"/>
          </w:rPr>
          <w:t>F</w:t>
        </w:r>
        <w:r w:rsidR="001A23D6">
          <w:t>ailedValidation</w:t>
        </w:r>
        <w:r w:rsidR="001A23D6">
          <w:rPr>
            <w:rFonts w:hint="eastAsia"/>
          </w:rPr>
          <w:t>」</w:t>
        </w:r>
      </w:ins>
      <w:ins w:id="932" w:author="elvis_ting 丁士珉" w:date="2025-05-15T15:09:00Z" w16du:dateUtc="2025-05-15T07:09:00Z">
        <w:r w:rsidR="001A23D6">
          <w:rPr>
            <w:rFonts w:hint="eastAsia"/>
          </w:rPr>
          <w:t>：驗證失敗。</w:t>
        </w:r>
      </w:ins>
      <w:ins w:id="933" w:author="elvis_ting 丁士珉" w:date="2025-05-15T15:08:00Z" w16du:dateUtc="2025-05-15T07:08:00Z">
        <w:r w:rsidR="001A23D6">
          <w:br/>
        </w:r>
        <w:r w:rsidR="001A23D6">
          <w:rPr>
            <w:rFonts w:hint="eastAsia"/>
          </w:rPr>
          <w:t>「</w:t>
        </w:r>
        <w:r w:rsidR="001A23D6">
          <w:rPr>
            <w:rFonts w:hint="eastAsia"/>
          </w:rPr>
          <w:t>I</w:t>
        </w:r>
        <w:r w:rsidR="001A23D6">
          <w:t>nProgress</w:t>
        </w:r>
        <w:r w:rsidR="001A23D6">
          <w:rPr>
            <w:rFonts w:hint="eastAsia"/>
          </w:rPr>
          <w:t>」</w:t>
        </w:r>
      </w:ins>
      <w:ins w:id="934" w:author="elvis_ting 丁士珉" w:date="2025-05-15T15:09:00Z" w16du:dateUtc="2025-05-15T07:09:00Z">
        <w:r w:rsidR="001A23D6">
          <w:rPr>
            <w:rFonts w:hint="eastAsia"/>
          </w:rPr>
          <w:t>：處理中。</w:t>
        </w:r>
      </w:ins>
      <w:ins w:id="935" w:author="elvis_ting 丁士珉" w:date="2025-05-15T15:08:00Z" w16du:dateUtc="2025-05-15T07:08:00Z">
        <w:r w:rsidR="001A23D6">
          <w:br/>
        </w:r>
        <w:r w:rsidR="001A23D6">
          <w:rPr>
            <w:rFonts w:hint="eastAsia"/>
          </w:rPr>
          <w:t>「</w:t>
        </w:r>
        <w:r w:rsidR="001A23D6">
          <w:rPr>
            <w:rFonts w:hint="eastAsia"/>
          </w:rPr>
          <w:t>W</w:t>
        </w:r>
        <w:r w:rsidR="001A23D6">
          <w:t>aitingForPluginOperations</w:t>
        </w:r>
        <w:r w:rsidR="001A23D6">
          <w:rPr>
            <w:rFonts w:hint="eastAsia"/>
          </w:rPr>
          <w:t>」</w:t>
        </w:r>
      </w:ins>
      <w:ins w:id="936" w:author="elvis_ting 丁士珉" w:date="2025-05-15T15:09:00Z" w16du:dateUtc="2025-05-15T07:09:00Z">
        <w:r w:rsidR="001A23D6">
          <w:rPr>
            <w:rFonts w:hint="eastAsia"/>
          </w:rPr>
          <w:t>：等待插件動作</w:t>
        </w:r>
      </w:ins>
      <w:ins w:id="937" w:author="elvis_ting 丁士珉" w:date="2025-05-15T15:10:00Z" w16du:dateUtc="2025-05-15T07:10:00Z">
        <w:r w:rsidR="001A23D6">
          <w:rPr>
            <w:rFonts w:hint="eastAsia"/>
          </w:rPr>
          <w:t>結束</w:t>
        </w:r>
      </w:ins>
      <w:ins w:id="938" w:author="elvis_ting 丁士珉" w:date="2025-05-15T15:09:00Z" w16du:dateUtc="2025-05-15T07:09:00Z">
        <w:r w:rsidR="001A23D6">
          <w:rPr>
            <w:rFonts w:hint="eastAsia"/>
          </w:rPr>
          <w:t>。</w:t>
        </w:r>
      </w:ins>
      <w:ins w:id="939" w:author="elvis_ting 丁士珉" w:date="2025-05-15T15:08:00Z" w16du:dateUtc="2025-05-15T07:08:00Z">
        <w:r w:rsidR="001A23D6">
          <w:br/>
        </w:r>
        <w:r w:rsidR="001A23D6">
          <w:rPr>
            <w:rFonts w:hint="eastAsia"/>
          </w:rPr>
          <w:t>「</w:t>
        </w:r>
        <w:r w:rsidR="001A23D6" w:rsidRPr="00B80F93">
          <w:t>WaitingForPluginOperationsPartiallyFailed</w:t>
        </w:r>
        <w:r w:rsidR="001A23D6">
          <w:rPr>
            <w:rFonts w:hint="eastAsia"/>
          </w:rPr>
          <w:t>」</w:t>
        </w:r>
      </w:ins>
      <w:ins w:id="940" w:author="elvis_ting 丁士珉" w:date="2025-05-15T15:09:00Z" w16du:dateUtc="2025-05-15T07:09:00Z">
        <w:r w:rsidR="001A23D6">
          <w:rPr>
            <w:rFonts w:hint="eastAsia"/>
          </w:rPr>
          <w:t>：</w:t>
        </w:r>
      </w:ins>
      <w:ins w:id="941" w:author="elvis_ting 丁士珉" w:date="2025-05-15T15:10:00Z" w16du:dateUtc="2025-05-15T07:10:00Z">
        <w:r w:rsidR="001A23D6">
          <w:rPr>
            <w:rFonts w:hint="eastAsia"/>
          </w:rPr>
          <w:t>等待插件時，有部分錯誤出現。</w:t>
        </w:r>
      </w:ins>
      <w:ins w:id="942" w:author="elvis_ting 丁士珉" w:date="2025-05-15T15:14:00Z" w16du:dateUtc="2025-05-15T07:14:00Z">
        <w:r w:rsidR="001F0983">
          <w:rPr>
            <w:rFonts w:hint="eastAsia"/>
          </w:rPr>
          <w:t>完全結束時會轉變為「</w:t>
        </w:r>
        <w:r w:rsidR="001F0983" w:rsidRPr="00B80F93">
          <w:t>PartiallyFailed</w:t>
        </w:r>
        <w:r w:rsidR="001F0983">
          <w:rPr>
            <w:rFonts w:hint="eastAsia"/>
          </w:rPr>
          <w:t>」狀態。</w:t>
        </w:r>
      </w:ins>
      <w:ins w:id="943" w:author="elvis_ting 丁士珉" w:date="2025-05-15T15:08:00Z" w16du:dateUtc="2025-05-15T07:08:00Z">
        <w:r w:rsidR="001A23D6">
          <w:br/>
        </w:r>
        <w:r w:rsidR="001A23D6">
          <w:rPr>
            <w:rFonts w:hint="eastAsia"/>
          </w:rPr>
          <w:t>「</w:t>
        </w:r>
        <w:r w:rsidR="001A23D6" w:rsidRPr="00B80F93">
          <w:t>Finalizing</w:t>
        </w:r>
        <w:r w:rsidR="001A23D6">
          <w:rPr>
            <w:rFonts w:hint="eastAsia"/>
          </w:rPr>
          <w:t>」</w:t>
        </w:r>
      </w:ins>
      <w:ins w:id="944" w:author="elvis_ting 丁士珉" w:date="2025-05-15T15:09:00Z" w16du:dateUtc="2025-05-15T07:09:00Z">
        <w:r w:rsidR="001A23D6">
          <w:rPr>
            <w:rFonts w:hint="eastAsia"/>
          </w:rPr>
          <w:t>：</w:t>
        </w:r>
      </w:ins>
      <w:ins w:id="945" w:author="elvis_ting 丁士珉" w:date="2025-05-15T15:12:00Z" w16du:dateUtc="2025-05-15T07:12:00Z">
        <w:r w:rsidR="00BA60B5">
          <w:rPr>
            <w:rFonts w:hint="eastAsia"/>
          </w:rPr>
          <w:t>復原動作</w:t>
        </w:r>
      </w:ins>
      <w:ins w:id="946" w:author="elvis_ting 丁士珉" w:date="2025-05-15T15:11:00Z" w16du:dateUtc="2025-05-15T07:11:00Z">
        <w:r w:rsidR="001A23D6">
          <w:rPr>
            <w:rFonts w:hint="eastAsia"/>
          </w:rPr>
          <w:t>還在等待</w:t>
        </w:r>
      </w:ins>
      <w:ins w:id="947" w:author="elvis_ting 丁士珉" w:date="2025-05-15T15:16:00Z" w16du:dateUtc="2025-05-15T07:16:00Z">
        <w:r w:rsidR="007459A5">
          <w:rPr>
            <w:rFonts w:hint="eastAsia"/>
          </w:rPr>
          <w:t>最後</w:t>
        </w:r>
        <w:r w:rsidR="00E9768B">
          <w:rPr>
            <w:rFonts w:hint="eastAsia"/>
          </w:rPr>
          <w:t>收尾</w:t>
        </w:r>
        <w:r w:rsidR="007459A5">
          <w:rPr>
            <w:rFonts w:hint="eastAsia"/>
          </w:rPr>
          <w:t>動作</w:t>
        </w:r>
      </w:ins>
      <w:ins w:id="948" w:author="elvis_ting 丁士珉" w:date="2025-05-15T15:11:00Z" w16du:dateUtc="2025-05-15T07:11:00Z">
        <w:r w:rsidR="001A23D6">
          <w:rPr>
            <w:rFonts w:hint="eastAsia"/>
          </w:rPr>
          <w:t>結束。</w:t>
        </w:r>
      </w:ins>
      <w:ins w:id="949" w:author="elvis_ting 丁士珉" w:date="2025-05-15T15:08:00Z" w16du:dateUtc="2025-05-15T07:08:00Z">
        <w:r w:rsidR="001A23D6">
          <w:br/>
        </w:r>
        <w:r w:rsidR="001A23D6">
          <w:rPr>
            <w:rFonts w:hint="eastAsia"/>
          </w:rPr>
          <w:t>「</w:t>
        </w:r>
        <w:r w:rsidR="001A23D6" w:rsidRPr="00B80F93">
          <w:t>FinalizingPartiallyFailed</w:t>
        </w:r>
        <w:r w:rsidR="001A23D6">
          <w:rPr>
            <w:rFonts w:hint="eastAsia"/>
          </w:rPr>
          <w:t>」</w:t>
        </w:r>
      </w:ins>
      <w:ins w:id="950" w:author="elvis_ting 丁士珉" w:date="2025-05-15T15:09:00Z" w16du:dateUtc="2025-05-15T07:09:00Z">
        <w:r w:rsidR="001A23D6">
          <w:rPr>
            <w:rFonts w:hint="eastAsia"/>
          </w:rPr>
          <w:t>：</w:t>
        </w:r>
      </w:ins>
      <w:ins w:id="951" w:author="elvis_ting 丁士珉" w:date="2025-05-15T15:16:00Z" w16du:dateUtc="2025-05-15T07:16:00Z">
        <w:r w:rsidR="007459A5">
          <w:rPr>
            <w:rFonts w:hint="eastAsia"/>
          </w:rPr>
          <w:t>復原動作在等待收尾動作結束時出現部分錯誤。</w:t>
        </w:r>
      </w:ins>
      <w:ins w:id="952" w:author="elvis_ting 丁士珉" w:date="2025-05-15T15:08:00Z" w16du:dateUtc="2025-05-15T07:08:00Z">
        <w:r w:rsidR="001A23D6">
          <w:br/>
        </w:r>
        <w:r w:rsidR="001A23D6">
          <w:rPr>
            <w:rFonts w:hint="eastAsia"/>
          </w:rPr>
          <w:t>「</w:t>
        </w:r>
        <w:r w:rsidR="001A23D6" w:rsidRPr="00B80F93">
          <w:t>Completed</w:t>
        </w:r>
        <w:r w:rsidR="001A23D6">
          <w:rPr>
            <w:rFonts w:hint="eastAsia"/>
          </w:rPr>
          <w:t>」</w:t>
        </w:r>
      </w:ins>
      <w:ins w:id="953" w:author="elvis_ting 丁士珉" w:date="2025-05-15T15:09:00Z" w16du:dateUtc="2025-05-15T07:09:00Z">
        <w:r w:rsidR="001A23D6">
          <w:rPr>
            <w:rFonts w:hint="eastAsia"/>
          </w:rPr>
          <w:t>：成功結束。</w:t>
        </w:r>
      </w:ins>
      <w:ins w:id="954" w:author="elvis_ting 丁士珉" w:date="2025-05-15T15:08:00Z" w16du:dateUtc="2025-05-15T07:08:00Z">
        <w:r w:rsidR="001A23D6">
          <w:br/>
        </w:r>
        <w:r w:rsidR="001A23D6">
          <w:rPr>
            <w:rFonts w:hint="eastAsia"/>
          </w:rPr>
          <w:t>「</w:t>
        </w:r>
        <w:r w:rsidR="001A23D6" w:rsidRPr="00B80F93">
          <w:t>PartiallyFailed</w:t>
        </w:r>
        <w:r w:rsidR="001A23D6">
          <w:rPr>
            <w:rFonts w:hint="eastAsia"/>
          </w:rPr>
          <w:t>」</w:t>
        </w:r>
      </w:ins>
      <w:ins w:id="955" w:author="elvis_ting 丁士珉" w:date="2025-05-15T15:09:00Z" w16du:dateUtc="2025-05-15T07:09:00Z">
        <w:r w:rsidR="001A23D6">
          <w:rPr>
            <w:rFonts w:hint="eastAsia"/>
          </w:rPr>
          <w:t>：部分失敗。</w:t>
        </w:r>
      </w:ins>
      <w:ins w:id="956" w:author="elvis_ting 丁士珉" w:date="2025-05-15T15:08:00Z" w16du:dateUtc="2025-05-15T07:08:00Z">
        <w:r w:rsidR="001A23D6">
          <w:br/>
        </w:r>
        <w:r w:rsidR="001A23D6">
          <w:rPr>
            <w:rFonts w:hint="eastAsia"/>
          </w:rPr>
          <w:t>「</w:t>
        </w:r>
        <w:r w:rsidR="001A23D6" w:rsidRPr="001319FF">
          <w:t>Failed</w:t>
        </w:r>
        <w:r w:rsidR="001A23D6">
          <w:rPr>
            <w:rFonts w:hint="eastAsia"/>
          </w:rPr>
          <w:t>」</w:t>
        </w:r>
      </w:ins>
      <w:ins w:id="957" w:author="elvis_ting 丁士珉" w:date="2025-05-15T15:09:00Z" w16du:dateUtc="2025-05-15T07:09:00Z">
        <w:r w:rsidR="001A23D6">
          <w:rPr>
            <w:rFonts w:hint="eastAsia"/>
          </w:rPr>
          <w:t>：失敗結束。</w:t>
        </w:r>
      </w:ins>
    </w:p>
    <w:p w14:paraId="7183904D" w14:textId="3D88CB44" w:rsidR="00C54574" w:rsidRDefault="00C54574" w:rsidP="00D70167">
      <w:pPr>
        <w:pStyle w:val="a7"/>
        <w:numPr>
          <w:ilvl w:val="0"/>
          <w:numId w:val="24"/>
        </w:numPr>
        <w:ind w:leftChars="0"/>
        <w:rPr>
          <w:ins w:id="958" w:author="elvis_ting 丁士珉" w:date="2025-05-15T15:07:00Z" w16du:dateUtc="2025-05-15T07:07:00Z"/>
        </w:rPr>
      </w:pPr>
      <w:ins w:id="959" w:author="elvis_ting 丁士珉" w:date="2025-05-15T15:07:00Z" w16du:dateUtc="2025-05-15T07:07:00Z">
        <w:r>
          <w:rPr>
            <w:rFonts w:hint="eastAsia"/>
          </w:rPr>
          <w:t>包含項目：</w:t>
        </w:r>
      </w:ins>
      <w:ins w:id="960" w:author="elvis_ting 丁士珉" w:date="2025-05-15T15:29:00Z" w16du:dateUtc="2025-05-15T07:29:00Z">
        <w:r w:rsidR="00931338">
          <w:rPr>
            <w:rFonts w:hint="eastAsia"/>
          </w:rPr>
          <w:t>備份</w:t>
        </w:r>
      </w:ins>
      <w:ins w:id="961" w:author="elvis_ting 丁士珉" w:date="2025-05-15T15:30:00Z" w16du:dateUtc="2025-05-15T07:30:00Z">
        <w:r w:rsidR="000F7271">
          <w:rPr>
            <w:rFonts w:hint="eastAsia"/>
          </w:rPr>
          <w:t>來源</w:t>
        </w:r>
      </w:ins>
      <w:ins w:id="962" w:author="elvis_ting 丁士珉" w:date="2025-05-15T15:29:00Z" w16du:dateUtc="2025-05-15T07:29:00Z">
        <w:r w:rsidR="00931338">
          <w:rPr>
            <w:rFonts w:hint="eastAsia"/>
          </w:rPr>
          <w:t>中的哪些項目</w:t>
        </w:r>
      </w:ins>
      <w:ins w:id="963" w:author="elvis_ting 丁士珉" w:date="2025-05-15T15:30:00Z" w16du:dateUtc="2025-05-15T07:30:00Z">
        <w:r w:rsidR="000F7271">
          <w:rPr>
            <w:rFonts w:hint="eastAsia"/>
          </w:rPr>
          <w:t>會被復原到集群上</w:t>
        </w:r>
      </w:ins>
      <w:ins w:id="964" w:author="elvis_ting 丁士珉" w:date="2025-05-15T15:29:00Z" w16du:dateUtc="2025-05-15T07:29:00Z">
        <w:r w:rsidR="00931338">
          <w:rPr>
            <w:rFonts w:hint="eastAsia"/>
          </w:rPr>
          <w:t>，</w:t>
        </w:r>
      </w:ins>
      <w:ins w:id="965" w:author="elvis_ting 丁士珉" w:date="2025-05-15T15:30:00Z" w16du:dateUtc="2025-05-15T07:30:00Z">
        <w:r w:rsidR="000F7271">
          <w:rPr>
            <w:rFonts w:hint="eastAsia"/>
          </w:rPr>
          <w:t>留空代表包含所有項目。</w:t>
        </w:r>
      </w:ins>
    </w:p>
    <w:p w14:paraId="69856CD9" w14:textId="737E649F" w:rsidR="00C54574" w:rsidRDefault="00C54574" w:rsidP="00D70167">
      <w:pPr>
        <w:pStyle w:val="a7"/>
        <w:numPr>
          <w:ilvl w:val="0"/>
          <w:numId w:val="24"/>
        </w:numPr>
        <w:ind w:leftChars="0"/>
        <w:rPr>
          <w:ins w:id="966" w:author="elvis_ting 丁士珉" w:date="2025-05-15T11:22:00Z" w16du:dateUtc="2025-05-15T03:22:00Z"/>
        </w:rPr>
      </w:pPr>
      <w:ins w:id="967" w:author="elvis_ting 丁士珉" w:date="2025-05-15T15:07:00Z" w16du:dateUtc="2025-05-15T07:07:00Z">
        <w:r>
          <w:rPr>
            <w:rFonts w:hint="eastAsia"/>
          </w:rPr>
          <w:t>排除項目：</w:t>
        </w:r>
      </w:ins>
      <w:ins w:id="968" w:author="elvis_ting 丁士珉" w:date="2025-05-15T15:30:00Z" w16du:dateUtc="2025-05-15T07:30:00Z">
        <w:r w:rsidR="000F7271">
          <w:rPr>
            <w:rFonts w:hint="eastAsia"/>
          </w:rPr>
          <w:t>備份來源中的哪些項目不會被復原到集群上，留空代表不排除所有項目。</w:t>
        </w:r>
      </w:ins>
    </w:p>
    <w:p w14:paraId="65595E7B" w14:textId="60AE782A" w:rsidR="00D70167" w:rsidRDefault="00CB38E9" w:rsidP="00D70167">
      <w:pPr>
        <w:pStyle w:val="a7"/>
        <w:numPr>
          <w:ilvl w:val="0"/>
          <w:numId w:val="24"/>
        </w:numPr>
        <w:ind w:leftChars="0"/>
        <w:rPr>
          <w:ins w:id="969" w:author="elvis_ting 丁士珉" w:date="2025-05-15T11:22:00Z" w16du:dateUtc="2025-05-15T03:22:00Z"/>
        </w:rPr>
      </w:pPr>
      <w:ins w:id="970" w:author="elvis_ting 丁士珉" w:date="2025-05-15T15:07:00Z" w16du:dateUtc="2025-05-15T07:07:00Z">
        <w:r>
          <w:rPr>
            <w:rFonts w:hint="eastAsia"/>
          </w:rPr>
          <w:t>來源</w:t>
        </w:r>
      </w:ins>
      <w:ins w:id="971" w:author="elvis_ting 丁士珉" w:date="2025-05-15T11:22:00Z" w16du:dateUtc="2025-05-15T03:22:00Z">
        <w:r w:rsidR="00D70167">
          <w:rPr>
            <w:rFonts w:hint="eastAsia"/>
          </w:rPr>
          <w:t>備份</w:t>
        </w:r>
      </w:ins>
      <w:ins w:id="972" w:author="elvis_ting 丁士珉" w:date="2025-05-15T15:07:00Z" w16du:dateUtc="2025-05-15T07:07:00Z">
        <w:r>
          <w:rPr>
            <w:rFonts w:hint="eastAsia"/>
          </w:rPr>
          <w:t>檔案名稱</w:t>
        </w:r>
      </w:ins>
      <w:ins w:id="973" w:author="elvis_ting 丁士珉" w:date="2025-05-15T11:22:00Z" w16du:dateUtc="2025-05-15T03:22:00Z">
        <w:r w:rsidR="00D70167">
          <w:rPr>
            <w:rFonts w:hint="eastAsia"/>
          </w:rPr>
          <w:t>：本次復原設定所使用的備份</w:t>
        </w:r>
      </w:ins>
      <w:ins w:id="974" w:author="elvis_ting 丁士珉" w:date="2025-05-15T15:32:00Z" w16du:dateUtc="2025-05-15T07:32:00Z">
        <w:r w:rsidR="000162AB">
          <w:rPr>
            <w:rFonts w:hint="eastAsia"/>
          </w:rPr>
          <w:t>資料</w:t>
        </w:r>
      </w:ins>
      <w:ins w:id="975" w:author="elvis_ting 丁士珉" w:date="2025-05-15T11:22:00Z" w16du:dateUtc="2025-05-15T03:22:00Z">
        <w:r w:rsidR="00D70167">
          <w:rPr>
            <w:rFonts w:hint="eastAsia"/>
          </w:rPr>
          <w:t>來源。</w:t>
        </w:r>
      </w:ins>
      <w:ins w:id="976" w:author="elvis_ting 丁士珉" w:date="2025-05-16T09:08:00Z" w16du:dateUtc="2025-05-16T01:08:00Z">
        <w:r w:rsidR="00C57EE0">
          <w:rPr>
            <w:rFonts w:hint="eastAsia"/>
          </w:rPr>
          <w:t>雖然在新增持續復原時，可能是使用持續或定時備份名稱作為備份來源，但實際上是會使用</w:t>
        </w:r>
      </w:ins>
      <w:ins w:id="977" w:author="elvis_ting 丁士珉" w:date="2025-05-16T09:09:00Z" w16du:dateUtc="2025-05-16T01:09:00Z">
        <w:r w:rsidR="00C57EE0">
          <w:rPr>
            <w:rFonts w:hint="eastAsia"/>
          </w:rPr>
          <w:t>這些備份設定所產生的最新的備份檔案，使用的備份檔案名稱會顯示</w:t>
        </w:r>
        <w:r w:rsidR="00C57EE0">
          <w:rPr>
            <w:rFonts w:hint="eastAsia"/>
          </w:rPr>
          <w:lastRenderedPageBreak/>
          <w:t>在此欄位中。</w:t>
        </w:r>
      </w:ins>
    </w:p>
    <w:p w14:paraId="308A7BB6" w14:textId="5664D574" w:rsidR="00D70167" w:rsidRDefault="00CB38E9" w:rsidP="00D70167">
      <w:pPr>
        <w:pStyle w:val="a7"/>
        <w:numPr>
          <w:ilvl w:val="0"/>
          <w:numId w:val="24"/>
        </w:numPr>
        <w:ind w:leftChars="0"/>
        <w:rPr>
          <w:ins w:id="978" w:author="elvis_ting 丁士珉" w:date="2025-05-15T11:22:00Z" w16du:dateUtc="2025-05-15T03:22:00Z"/>
        </w:rPr>
      </w:pPr>
      <w:ins w:id="979" w:author="elvis_ting 丁士珉" w:date="2025-05-15T15:07:00Z" w16du:dateUtc="2025-05-15T07:07:00Z">
        <w:r>
          <w:rPr>
            <w:rFonts w:hint="eastAsia"/>
          </w:rPr>
          <w:t>建立日期</w:t>
        </w:r>
      </w:ins>
      <w:ins w:id="980" w:author="elvis_ting 丁士珉" w:date="2025-05-15T11:22:00Z" w16du:dateUtc="2025-05-15T03:22:00Z">
        <w:r w:rsidR="00D70167">
          <w:rPr>
            <w:rFonts w:hint="eastAsia"/>
          </w:rPr>
          <w:t>：</w:t>
        </w:r>
      </w:ins>
      <w:ins w:id="981" w:author="elvis_ting 丁士珉" w:date="2025-05-15T15:07:00Z" w16du:dateUtc="2025-05-15T07:07:00Z">
        <w:r>
          <w:rPr>
            <w:rFonts w:hint="eastAsia"/>
          </w:rPr>
          <w:t>復原動作</w:t>
        </w:r>
        <w:r w:rsidR="00DA17B6">
          <w:rPr>
            <w:rFonts w:hint="eastAsia"/>
          </w:rPr>
          <w:t>的開始時間。</w:t>
        </w:r>
      </w:ins>
    </w:p>
    <w:p w14:paraId="259A5FE3" w14:textId="77777777" w:rsidR="00B912D8" w:rsidRDefault="00B912D8" w:rsidP="00B912D8">
      <w:pPr>
        <w:rPr>
          <w:ins w:id="982" w:author="elvis_ting 丁士珉" w:date="2025-05-15T15:47:00Z" w16du:dateUtc="2025-05-15T07:47:00Z"/>
        </w:rPr>
      </w:pPr>
    </w:p>
    <w:p w14:paraId="2E5D4847" w14:textId="045D0051" w:rsidR="00B912D8" w:rsidRDefault="00B912D8" w:rsidP="00B912D8">
      <w:pPr>
        <w:rPr>
          <w:ins w:id="983" w:author="elvis_ting 丁士珉" w:date="2025-05-15T15:47:00Z" w16du:dateUtc="2025-05-15T07:47:00Z"/>
        </w:rPr>
      </w:pPr>
      <w:ins w:id="984" w:author="elvis_ting 丁士珉" w:date="2025-05-15T15:47:00Z" w16du:dateUtc="2025-05-15T07:47:00Z">
        <w:r>
          <w:rPr>
            <w:rFonts w:hint="eastAsia"/>
          </w:rPr>
          <w:t>點擊右側</w:t>
        </w:r>
      </w:ins>
      <w:ins w:id="985" w:author="elvis_ting 丁士珉" w:date="2025-05-15T15:53:00Z" w16du:dateUtc="2025-05-15T07:53:00Z">
        <w:r w:rsidR="00E8710A">
          <w:rPr>
            <w:rFonts w:hint="eastAsia"/>
          </w:rPr>
          <w:t>的「</w:t>
        </w:r>
        <w:r w:rsidR="00987DC6" w:rsidRPr="00987DC6">
          <w:rPr>
            <w:rFonts w:hint="eastAsia"/>
            <w:eastAsianLayout w:id="-713296624" w:vert="1" w:vertCompress="1"/>
            <w:rPrChange w:id="986" w:author="elvis_ting 丁士珉" w:date="2025-05-15T15:53:00Z" w16du:dateUtc="2025-05-15T07:53:00Z">
              <w:rPr>
                <w:rFonts w:hint="eastAsia"/>
              </w:rPr>
            </w:rPrChange>
          </w:rPr>
          <w:t>…</w:t>
        </w:r>
        <w:r w:rsidR="00987DC6">
          <w:rPr>
            <w:rFonts w:hint="eastAsia"/>
          </w:rPr>
          <w:t>」</w:t>
        </w:r>
      </w:ins>
      <w:ins w:id="987" w:author="elvis_ting 丁士珉" w:date="2025-05-15T15:47:00Z" w16du:dateUtc="2025-05-15T07:47:00Z">
        <w:r>
          <w:rPr>
            <w:rFonts w:hint="eastAsia"/>
          </w:rPr>
          <w:t>圖案可以開啟快速選單，有刪除動作可以選擇：</w:t>
        </w:r>
      </w:ins>
    </w:p>
    <w:p w14:paraId="4BAAAA34" w14:textId="1FF59881" w:rsidR="00B912D8" w:rsidRPr="002A2F39" w:rsidRDefault="006444F3" w:rsidP="00B912D8">
      <w:pPr>
        <w:rPr>
          <w:ins w:id="988" w:author="elvis_ting 丁士珉" w:date="2025-05-15T15:47:00Z" w16du:dateUtc="2025-05-15T07:47:00Z"/>
        </w:rPr>
      </w:pPr>
      <w:ins w:id="989" w:author="elvis_ting 丁士珉" w:date="2025-05-15T15:47:00Z" w16du:dateUtc="2025-05-15T07:47:00Z">
        <w:r w:rsidRPr="006444F3">
          <w:rPr>
            <w:noProof/>
          </w:rPr>
          <w:drawing>
            <wp:inline distT="0" distB="0" distL="0" distR="0" wp14:anchorId="2BE84C78" wp14:editId="6D8D8A27">
              <wp:extent cx="2676899" cy="1695687"/>
              <wp:effectExtent l="0" t="0" r="9525" b="0"/>
              <wp:docPr id="446216210"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16210" name="圖片 1" descr="一張含有 文字, 螢幕擷取畫面, 字型, Rectangle 的圖片&#10;&#10;AI 產生的內容可能不正確。"/>
                      <pic:cNvPicPr/>
                    </pic:nvPicPr>
                    <pic:blipFill>
                      <a:blip r:embed="rId93"/>
                      <a:stretch>
                        <a:fillRect/>
                      </a:stretch>
                    </pic:blipFill>
                    <pic:spPr>
                      <a:xfrm>
                        <a:off x="0" y="0"/>
                        <a:ext cx="2676899" cy="1695687"/>
                      </a:xfrm>
                      <a:prstGeom prst="rect">
                        <a:avLst/>
                      </a:prstGeom>
                    </pic:spPr>
                  </pic:pic>
                </a:graphicData>
              </a:graphic>
            </wp:inline>
          </w:drawing>
        </w:r>
      </w:ins>
    </w:p>
    <w:p w14:paraId="48A557E8" w14:textId="77777777" w:rsidR="00D70167" w:rsidRDefault="00D70167" w:rsidP="00D70167">
      <w:pPr>
        <w:rPr>
          <w:ins w:id="990" w:author="elvis_ting 丁士珉" w:date="2025-05-15T11:22:00Z" w16du:dateUtc="2025-05-15T03:22:00Z"/>
        </w:rPr>
      </w:pPr>
    </w:p>
    <w:p w14:paraId="0A2A30CF" w14:textId="5A5E454D" w:rsidR="00D70167" w:rsidRDefault="00D70167" w:rsidP="00D70167">
      <w:pPr>
        <w:rPr>
          <w:ins w:id="991" w:author="elvis_ting 丁士珉" w:date="2025-05-15T11:22:00Z" w16du:dateUtc="2025-05-15T03:22:00Z"/>
        </w:rPr>
      </w:pPr>
      <w:ins w:id="992" w:author="elvis_ting 丁士珉" w:date="2025-05-15T11:22:00Z" w16du:dateUtc="2025-05-15T03:22:00Z">
        <w:r>
          <w:rPr>
            <w:rFonts w:hint="eastAsia"/>
          </w:rPr>
          <w:t>點選復原</w:t>
        </w:r>
      </w:ins>
      <w:ins w:id="993" w:author="elvis_ting 丁士珉" w:date="2025-05-16T11:20:00Z" w16du:dateUtc="2025-05-16T03:20:00Z">
        <w:r w:rsidR="005F1797">
          <w:rPr>
            <w:rFonts w:hint="eastAsia"/>
          </w:rPr>
          <w:t>記錄</w:t>
        </w:r>
      </w:ins>
      <w:ins w:id="994" w:author="elvis_ting 丁士珉" w:date="2025-05-15T11:22:00Z" w16du:dateUtc="2025-05-15T03:22:00Z">
        <w:r>
          <w:rPr>
            <w:rFonts w:hint="eastAsia"/>
          </w:rPr>
          <w:t>名稱可以進入詳細資料頁面，可以看到關於復原</w:t>
        </w:r>
      </w:ins>
      <w:ins w:id="995" w:author="elvis_ting 丁士珉" w:date="2025-05-16T11:20:00Z" w16du:dateUtc="2025-05-16T03:20:00Z">
        <w:r w:rsidR="005F1797">
          <w:rPr>
            <w:rFonts w:hint="eastAsia"/>
          </w:rPr>
          <w:t>記錄</w:t>
        </w:r>
      </w:ins>
      <w:ins w:id="996" w:author="elvis_ting 丁士珉" w:date="2025-05-15T11:22:00Z" w16du:dateUtc="2025-05-15T03:22:00Z">
        <w:r>
          <w:rPr>
            <w:rFonts w:hint="eastAsia"/>
          </w:rPr>
          <w:t>的所有資訊，也有刪除按鈕可以使用：</w:t>
        </w:r>
      </w:ins>
    </w:p>
    <w:p w14:paraId="0F9F1A4B" w14:textId="06955B2D" w:rsidR="00D70167" w:rsidRDefault="006444F3" w:rsidP="00D70167">
      <w:pPr>
        <w:rPr>
          <w:ins w:id="997" w:author="elvis_ting 丁士珉" w:date="2025-05-15T11:22:00Z" w16du:dateUtc="2025-05-15T03:22:00Z"/>
          <w:noProof/>
        </w:rPr>
      </w:pPr>
      <w:ins w:id="998" w:author="elvis_ting 丁士珉" w:date="2025-05-15T15:47:00Z" w16du:dateUtc="2025-05-15T07:47:00Z">
        <w:r w:rsidRPr="006444F3">
          <w:rPr>
            <w:noProof/>
          </w:rPr>
          <w:drawing>
            <wp:inline distT="0" distB="0" distL="0" distR="0" wp14:anchorId="2AD77F40" wp14:editId="1615E0F8">
              <wp:extent cx="3286584" cy="3829584"/>
              <wp:effectExtent l="0" t="0" r="9525" b="0"/>
              <wp:docPr id="969004638"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04638" name="圖片 1" descr="一張含有 文字, 螢幕擷取畫面, 字型 的圖片&#10;&#10;AI 產生的內容可能不正確。"/>
                      <pic:cNvPicPr/>
                    </pic:nvPicPr>
                    <pic:blipFill>
                      <a:blip r:embed="rId94"/>
                      <a:stretch>
                        <a:fillRect/>
                      </a:stretch>
                    </pic:blipFill>
                    <pic:spPr>
                      <a:xfrm>
                        <a:off x="0" y="0"/>
                        <a:ext cx="3286584" cy="3829584"/>
                      </a:xfrm>
                      <a:prstGeom prst="rect">
                        <a:avLst/>
                      </a:prstGeom>
                    </pic:spPr>
                  </pic:pic>
                </a:graphicData>
              </a:graphic>
            </wp:inline>
          </w:drawing>
        </w:r>
      </w:ins>
    </w:p>
    <w:p w14:paraId="65C05F59" w14:textId="4D45B9AD" w:rsidR="00D70167" w:rsidRDefault="006444F3" w:rsidP="00D70167">
      <w:pPr>
        <w:rPr>
          <w:ins w:id="999" w:author="elvis_ting 丁士珉" w:date="2025-05-15T11:22:00Z" w16du:dateUtc="2025-05-15T03:22:00Z"/>
        </w:rPr>
      </w:pPr>
      <w:ins w:id="1000" w:author="elvis_ting 丁士珉" w:date="2025-05-15T15:47:00Z" w16du:dateUtc="2025-05-15T07:47:00Z">
        <w:r w:rsidRPr="006444F3">
          <w:rPr>
            <w:noProof/>
          </w:rPr>
          <w:drawing>
            <wp:inline distT="0" distB="0" distL="0" distR="0" wp14:anchorId="06F10222" wp14:editId="4F39B7D2">
              <wp:extent cx="5274310" cy="1275080"/>
              <wp:effectExtent l="0" t="0" r="2540" b="1270"/>
              <wp:docPr id="1215258361" name="圖片 1" descr="一張含有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58361" name="圖片 1" descr="一張含有 螢幕擷取畫面, 文字 的圖片&#10;&#10;AI 產生的內容可能不正確。"/>
                      <pic:cNvPicPr/>
                    </pic:nvPicPr>
                    <pic:blipFill>
                      <a:blip r:embed="rId95"/>
                      <a:stretch>
                        <a:fillRect/>
                      </a:stretch>
                    </pic:blipFill>
                    <pic:spPr>
                      <a:xfrm>
                        <a:off x="0" y="0"/>
                        <a:ext cx="5274310" cy="1275080"/>
                      </a:xfrm>
                      <a:prstGeom prst="rect">
                        <a:avLst/>
                      </a:prstGeom>
                    </pic:spPr>
                  </pic:pic>
                </a:graphicData>
              </a:graphic>
            </wp:inline>
          </w:drawing>
        </w:r>
      </w:ins>
    </w:p>
    <w:p w14:paraId="2016CAB3" w14:textId="591889F3" w:rsidR="00D70167" w:rsidRPr="002A2F39" w:rsidRDefault="006A1C24" w:rsidP="00D70167">
      <w:pPr>
        <w:rPr>
          <w:ins w:id="1001" w:author="elvis_ting 丁士珉" w:date="2025-05-15T11:22:00Z" w16du:dateUtc="2025-05-15T03:22:00Z"/>
        </w:rPr>
      </w:pPr>
      <w:ins w:id="1002" w:author="elvis_ting 丁士珉" w:date="2025-05-15T15:48:00Z" w16du:dateUtc="2025-05-15T07:48:00Z">
        <w:r w:rsidRPr="006A1C24">
          <w:rPr>
            <w:noProof/>
          </w:rPr>
          <w:lastRenderedPageBreak/>
          <w:drawing>
            <wp:inline distT="0" distB="0" distL="0" distR="0" wp14:anchorId="1D712032" wp14:editId="6F141B0B">
              <wp:extent cx="5274310" cy="1285875"/>
              <wp:effectExtent l="0" t="0" r="2540" b="9525"/>
              <wp:docPr id="1711629768" name="圖片 1" descr="一張含有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29768" name="圖片 1" descr="一張含有 螢幕擷取畫面, 文字 的圖片&#10;&#10;AI 產生的內容可能不正確。"/>
                      <pic:cNvPicPr/>
                    </pic:nvPicPr>
                    <pic:blipFill>
                      <a:blip r:embed="rId96"/>
                      <a:stretch>
                        <a:fillRect/>
                      </a:stretch>
                    </pic:blipFill>
                    <pic:spPr>
                      <a:xfrm>
                        <a:off x="0" y="0"/>
                        <a:ext cx="5274310" cy="1285875"/>
                      </a:xfrm>
                      <a:prstGeom prst="rect">
                        <a:avLst/>
                      </a:prstGeom>
                    </pic:spPr>
                  </pic:pic>
                </a:graphicData>
              </a:graphic>
            </wp:inline>
          </w:drawing>
        </w:r>
      </w:ins>
    </w:p>
    <w:p w14:paraId="256B080D" w14:textId="77777777" w:rsidR="00D70167" w:rsidRDefault="00D70167" w:rsidP="00D70167">
      <w:pPr>
        <w:rPr>
          <w:ins w:id="1003" w:author="elvis_ting 丁士珉" w:date="2025-05-15T11:22:00Z" w16du:dateUtc="2025-05-15T03:22:00Z"/>
        </w:rPr>
      </w:pPr>
    </w:p>
    <w:p w14:paraId="1E97F7C3" w14:textId="77777777" w:rsidR="00D70167" w:rsidRDefault="00D70167" w:rsidP="00D70167">
      <w:pPr>
        <w:pStyle w:val="3"/>
        <w:numPr>
          <w:ilvl w:val="1"/>
          <w:numId w:val="2"/>
        </w:numPr>
        <w:rPr>
          <w:ins w:id="1004" w:author="elvis_ting 丁士珉" w:date="2025-05-15T11:22:00Z" w16du:dateUtc="2025-05-15T03:22:00Z"/>
        </w:rPr>
      </w:pPr>
      <w:ins w:id="1005" w:author="elvis_ting 丁士珉" w:date="2025-05-15T11:22:00Z" w16du:dateUtc="2025-05-15T03:22:00Z">
        <w:r>
          <w:rPr>
            <w:rFonts w:hint="eastAsia"/>
          </w:rPr>
          <w:t>刪除方式</w:t>
        </w:r>
      </w:ins>
    </w:p>
    <w:p w14:paraId="2C7CBD51" w14:textId="3FD19643" w:rsidR="00405BEB" w:rsidRDefault="00405BEB" w:rsidP="00D70167">
      <w:pPr>
        <w:rPr>
          <w:ins w:id="1006" w:author="elvis_ting 丁士珉" w:date="2025-05-15T17:03:00Z" w16du:dateUtc="2025-05-15T09:03:00Z"/>
        </w:rPr>
      </w:pPr>
      <w:ins w:id="1007" w:author="elvis_ting 丁士珉" w:date="2025-05-15T17:03:00Z" w16du:dateUtc="2025-05-15T09:03:00Z">
        <w:r>
          <w:rPr>
            <w:rFonts w:hint="eastAsia"/>
          </w:rPr>
          <w:t>刪除復原</w:t>
        </w:r>
      </w:ins>
      <w:ins w:id="1008" w:author="elvis_ting 丁士珉" w:date="2025-05-16T11:21:00Z">
        <w:r w:rsidR="001B69FE" w:rsidRPr="001B69FE">
          <w:rPr>
            <w:rFonts w:hint="eastAsia"/>
          </w:rPr>
          <w:t>記錄</w:t>
        </w:r>
      </w:ins>
      <w:ins w:id="1009" w:author="elvis_ting 丁士珉" w:date="2025-05-15T17:03:00Z" w16du:dateUtc="2025-05-15T09:03:00Z">
        <w:r>
          <w:rPr>
            <w:rFonts w:hint="eastAsia"/>
          </w:rPr>
          <w:t>只會將記錄刪除，已經復原到集群中的資源不會有任何變化</w:t>
        </w:r>
        <w:r w:rsidR="00BC68B9">
          <w:rPr>
            <w:rFonts w:hint="eastAsia"/>
          </w:rPr>
          <w:t>。</w:t>
        </w:r>
      </w:ins>
    </w:p>
    <w:p w14:paraId="1C871C76" w14:textId="77777777" w:rsidR="00405BEB" w:rsidRPr="001B69FE" w:rsidRDefault="00405BEB" w:rsidP="00D70167">
      <w:pPr>
        <w:rPr>
          <w:ins w:id="1010" w:author="elvis_ting 丁士珉" w:date="2025-05-15T17:03:00Z" w16du:dateUtc="2025-05-15T09:03:00Z"/>
        </w:rPr>
      </w:pPr>
    </w:p>
    <w:p w14:paraId="4708BFD1" w14:textId="239E8F13" w:rsidR="00D70167" w:rsidRPr="00242363" w:rsidRDefault="00D70167" w:rsidP="00D70167">
      <w:pPr>
        <w:rPr>
          <w:ins w:id="1011" w:author="elvis_ting 丁士珉" w:date="2025-05-15T11:22:00Z" w16du:dateUtc="2025-05-15T03:22:00Z"/>
        </w:rPr>
      </w:pPr>
      <w:ins w:id="1012" w:author="elvis_ting 丁士珉" w:date="2025-05-15T11:22:00Z" w16du:dateUtc="2025-05-15T03:22:00Z">
        <w:r w:rsidRPr="00242363">
          <w:rPr>
            <w:rFonts w:hint="eastAsia"/>
          </w:rPr>
          <w:t>刪除時，需要輸入</w:t>
        </w:r>
      </w:ins>
      <w:ins w:id="1013" w:author="elvis_ting 丁士珉" w:date="2025-05-16T11:21:00Z" w16du:dateUtc="2025-05-16T03:21:00Z">
        <w:r w:rsidR="001B69FE">
          <w:rPr>
            <w:rFonts w:hint="eastAsia"/>
          </w:rPr>
          <w:t>復原記錄</w:t>
        </w:r>
      </w:ins>
      <w:ins w:id="1014" w:author="elvis_ting 丁士珉" w:date="2025-05-15T11:22:00Z" w16du:dateUtc="2025-05-15T03:22:00Z">
        <w:r w:rsidRPr="00242363">
          <w:rPr>
            <w:rFonts w:hint="eastAsia"/>
          </w:rPr>
          <w:t>名稱確認是否要刪除，輸入完正確的名稱後，點擊</w:t>
        </w:r>
        <w:r>
          <w:rPr>
            <w:rFonts w:hint="eastAsia"/>
          </w:rPr>
          <w:t>紅色</w:t>
        </w:r>
        <w:r w:rsidRPr="00242363">
          <w:rPr>
            <w:rFonts w:hint="eastAsia"/>
          </w:rPr>
          <w:t>確定</w:t>
        </w:r>
        <w:r>
          <w:rPr>
            <w:rFonts w:hint="eastAsia"/>
          </w:rPr>
          <w:t>按鈕</w:t>
        </w:r>
        <w:r w:rsidRPr="00242363">
          <w:rPr>
            <w:rFonts w:hint="eastAsia"/>
          </w:rPr>
          <w:t>完成刪除：</w:t>
        </w:r>
      </w:ins>
    </w:p>
    <w:p w14:paraId="3D3E0D43" w14:textId="6CE918E5" w:rsidR="00D70167" w:rsidRDefault="00D70167" w:rsidP="003F284C">
      <w:pPr>
        <w:rPr>
          <w:ins w:id="1015" w:author="elvis_ting 丁士珉" w:date="2025-05-15T11:22:00Z" w16du:dateUtc="2025-05-15T03:22:00Z"/>
        </w:rPr>
      </w:pPr>
      <w:ins w:id="1016" w:author="elvis_ting 丁士珉" w:date="2025-05-15T11:22:00Z" w16du:dateUtc="2025-05-15T03:22:00Z">
        <w:r w:rsidRPr="00847A21">
          <w:rPr>
            <w:noProof/>
          </w:rPr>
          <w:t xml:space="preserve"> </w:t>
        </w:r>
      </w:ins>
      <w:ins w:id="1017" w:author="elvis_ting 丁士珉" w:date="2025-05-15T15:49:00Z" w16du:dateUtc="2025-05-15T07:49:00Z">
        <w:r w:rsidR="006A702A" w:rsidRPr="006A702A">
          <w:rPr>
            <w:noProof/>
          </w:rPr>
          <w:drawing>
            <wp:inline distT="0" distB="0" distL="0" distR="0" wp14:anchorId="07B09EE2" wp14:editId="6E4FB292">
              <wp:extent cx="4829849" cy="2067213"/>
              <wp:effectExtent l="0" t="0" r="8890" b="9525"/>
              <wp:docPr id="471911716" name="圖片 1" descr="一張含有 文字, 螢幕擷取畫面, 軟體, 作業系統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1716" name="圖片 1" descr="一張含有 文字, 螢幕擷取畫面, 軟體, 作業系統 的圖片&#10;&#10;AI 產生的內容可能不正確。"/>
                      <pic:cNvPicPr/>
                    </pic:nvPicPr>
                    <pic:blipFill>
                      <a:blip r:embed="rId97"/>
                      <a:stretch>
                        <a:fillRect/>
                      </a:stretch>
                    </pic:blipFill>
                    <pic:spPr>
                      <a:xfrm>
                        <a:off x="0" y="0"/>
                        <a:ext cx="4829849" cy="2067213"/>
                      </a:xfrm>
                      <a:prstGeom prst="rect">
                        <a:avLst/>
                      </a:prstGeom>
                    </pic:spPr>
                  </pic:pic>
                </a:graphicData>
              </a:graphic>
            </wp:inline>
          </w:drawing>
        </w:r>
      </w:ins>
    </w:p>
    <w:p w14:paraId="51857876" w14:textId="77777777" w:rsidR="00D70167" w:rsidRDefault="00D70167" w:rsidP="003F284C"/>
    <w:p w14:paraId="2C60E56E" w14:textId="2F150856" w:rsidR="00FC45D7" w:rsidRDefault="00FC45D7" w:rsidP="00FC45D7">
      <w:pPr>
        <w:pStyle w:val="2"/>
        <w:numPr>
          <w:ilvl w:val="0"/>
          <w:numId w:val="2"/>
        </w:numPr>
        <w:rPr>
          <w:sz w:val="40"/>
          <w:szCs w:val="40"/>
        </w:rPr>
      </w:pPr>
      <w:r>
        <w:rPr>
          <w:rFonts w:hint="eastAsia"/>
          <w:sz w:val="40"/>
          <w:szCs w:val="40"/>
        </w:rPr>
        <w:t>S</w:t>
      </w:r>
      <w:r>
        <w:rPr>
          <w:sz w:val="40"/>
          <w:szCs w:val="40"/>
        </w:rPr>
        <w:t>c</w:t>
      </w:r>
      <w:r>
        <w:rPr>
          <w:rFonts w:hint="eastAsia"/>
          <w:sz w:val="40"/>
          <w:szCs w:val="40"/>
        </w:rPr>
        <w:t>h</w:t>
      </w:r>
      <w:r>
        <w:rPr>
          <w:sz w:val="40"/>
          <w:szCs w:val="40"/>
        </w:rPr>
        <w:t>edule</w:t>
      </w:r>
      <w:r>
        <w:rPr>
          <w:rFonts w:hint="eastAsia"/>
          <w:sz w:val="40"/>
          <w:szCs w:val="40"/>
        </w:rPr>
        <w:t>定時備份</w:t>
      </w:r>
    </w:p>
    <w:p w14:paraId="57873B52" w14:textId="77777777" w:rsidR="002C31FC" w:rsidRDefault="002C31FC" w:rsidP="002C31FC">
      <w:pPr>
        <w:pStyle w:val="3"/>
        <w:numPr>
          <w:ilvl w:val="1"/>
          <w:numId w:val="2"/>
        </w:numPr>
      </w:pPr>
      <w:r>
        <w:rPr>
          <w:rFonts w:hint="eastAsia"/>
        </w:rPr>
        <w:t>說明</w:t>
      </w:r>
    </w:p>
    <w:p w14:paraId="381DEDCA" w14:textId="246D4E10" w:rsidR="00607EA4" w:rsidRDefault="00651126" w:rsidP="002C31FC">
      <w:r>
        <w:rPr>
          <w:rFonts w:hint="eastAsia"/>
        </w:rPr>
        <w:t>定時備份設定可以設定</w:t>
      </w:r>
      <w:r w:rsidR="00364D87">
        <w:rPr>
          <w:rFonts w:hint="eastAsia"/>
        </w:rPr>
        <w:t>C</w:t>
      </w:r>
      <w:r>
        <w:rPr>
          <w:rFonts w:hint="eastAsia"/>
        </w:rPr>
        <w:t>ron</w:t>
      </w:r>
      <w:r>
        <w:rPr>
          <w:rFonts w:hint="eastAsia"/>
        </w:rPr>
        <w:t>格式</w:t>
      </w:r>
      <w:r w:rsidR="00167CEC">
        <w:rPr>
          <w:rFonts w:hint="eastAsia"/>
        </w:rPr>
        <w:t>的時間排程</w:t>
      </w:r>
      <w:r>
        <w:rPr>
          <w:rFonts w:hint="eastAsia"/>
        </w:rPr>
        <w:t>，</w:t>
      </w:r>
      <w:r w:rsidR="00F06156">
        <w:rPr>
          <w:rFonts w:hint="eastAsia"/>
        </w:rPr>
        <w:t>且只有在設定的時間</w:t>
      </w:r>
      <w:r w:rsidR="00987434">
        <w:rPr>
          <w:rFonts w:hint="eastAsia"/>
        </w:rPr>
        <w:t>到</w:t>
      </w:r>
      <w:r w:rsidR="00F06156">
        <w:rPr>
          <w:rFonts w:hint="eastAsia"/>
        </w:rPr>
        <w:t>時才會觸發備份。適合做為常態性的備份使用。</w:t>
      </w:r>
    </w:p>
    <w:p w14:paraId="5C78415E" w14:textId="77777777" w:rsidR="00607EA4" w:rsidRDefault="00607EA4" w:rsidP="002C31FC"/>
    <w:p w14:paraId="4396B7C3" w14:textId="77777777" w:rsidR="002C31FC" w:rsidRDefault="002C31FC" w:rsidP="002C31FC">
      <w:pPr>
        <w:pStyle w:val="3"/>
        <w:numPr>
          <w:ilvl w:val="1"/>
          <w:numId w:val="2"/>
        </w:numPr>
      </w:pPr>
      <w:r>
        <w:rPr>
          <w:rFonts w:hint="eastAsia"/>
        </w:rPr>
        <w:t>創建方式及欄位說明</w:t>
      </w:r>
    </w:p>
    <w:p w14:paraId="08149A92" w14:textId="2C2B858E" w:rsidR="002C31FC" w:rsidRDefault="00987434" w:rsidP="002C31FC">
      <w:r w:rsidRPr="00987434">
        <w:rPr>
          <w:rFonts w:hint="eastAsia"/>
        </w:rPr>
        <w:t>進入</w:t>
      </w:r>
      <w:r w:rsidRPr="00987434">
        <w:rPr>
          <w:rFonts w:hint="eastAsia"/>
        </w:rPr>
        <w:t>Cluster Management</w:t>
      </w:r>
      <w:r w:rsidRPr="00987434">
        <w:rPr>
          <w:rFonts w:hint="eastAsia"/>
        </w:rPr>
        <w:t>頁面，點擊左側列表中的</w:t>
      </w:r>
      <w:r w:rsidRPr="00987434">
        <w:rPr>
          <w:rFonts w:hint="eastAsia"/>
        </w:rPr>
        <w:t>Cluster Sync</w:t>
      </w:r>
      <w:r w:rsidRPr="00987434">
        <w:rPr>
          <w:rFonts w:hint="eastAsia"/>
        </w:rPr>
        <w:t>功能的「</w:t>
      </w:r>
      <w:r>
        <w:rPr>
          <w:rFonts w:hint="eastAsia"/>
        </w:rPr>
        <w:t>定時備</w:t>
      </w:r>
      <w:r>
        <w:rPr>
          <w:rFonts w:hint="eastAsia"/>
        </w:rPr>
        <w:lastRenderedPageBreak/>
        <w:t>份</w:t>
      </w:r>
      <w:r w:rsidRPr="00987434">
        <w:rPr>
          <w:rFonts w:hint="eastAsia"/>
        </w:rPr>
        <w:t>」：</w:t>
      </w:r>
    </w:p>
    <w:p w14:paraId="112D3820" w14:textId="53C409B4" w:rsidR="00987434" w:rsidRDefault="00A0237F" w:rsidP="002C31FC">
      <w:del w:id="1018" w:author="elvis_ting 丁士珉" w:date="2025-05-15T15:58:00Z" w16du:dateUtc="2025-05-15T07:58:00Z">
        <w:r w:rsidRPr="00A0237F">
          <w:rPr>
            <w:noProof/>
          </w:rPr>
          <w:drawing>
            <wp:inline distT="0" distB="0" distL="0" distR="0" wp14:anchorId="0B668621" wp14:editId="773450B0">
              <wp:extent cx="2010056" cy="1428949"/>
              <wp:effectExtent l="0" t="0" r="9525"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10056" cy="1428949"/>
                      </a:xfrm>
                      <a:prstGeom prst="rect">
                        <a:avLst/>
                      </a:prstGeom>
                    </pic:spPr>
                  </pic:pic>
                </a:graphicData>
              </a:graphic>
            </wp:inline>
          </w:drawing>
        </w:r>
      </w:del>
      <w:ins w:id="1019" w:author="elvis_ting 丁士珉" w:date="2025-05-15T15:58:00Z" w16du:dateUtc="2025-05-15T07:58:00Z">
        <w:r w:rsidR="002D69B2" w:rsidRPr="002D69B2">
          <w:rPr>
            <w:noProof/>
          </w:rPr>
          <w:t xml:space="preserve"> </w:t>
        </w:r>
        <w:r w:rsidR="002D69B2" w:rsidRPr="002D69B2">
          <w:rPr>
            <w:noProof/>
          </w:rPr>
          <w:drawing>
            <wp:inline distT="0" distB="0" distL="0" distR="0" wp14:anchorId="0A69ABFF" wp14:editId="12F81ED8">
              <wp:extent cx="1924319" cy="1962424"/>
              <wp:effectExtent l="0" t="0" r="0" b="0"/>
              <wp:docPr id="168453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96" name=""/>
                      <pic:cNvPicPr/>
                    </pic:nvPicPr>
                    <pic:blipFill>
                      <a:blip r:embed="rId99"/>
                      <a:stretch>
                        <a:fillRect/>
                      </a:stretch>
                    </pic:blipFill>
                    <pic:spPr>
                      <a:xfrm>
                        <a:off x="0" y="0"/>
                        <a:ext cx="1924319" cy="1962424"/>
                      </a:xfrm>
                      <a:prstGeom prst="rect">
                        <a:avLst/>
                      </a:prstGeom>
                    </pic:spPr>
                  </pic:pic>
                </a:graphicData>
              </a:graphic>
            </wp:inline>
          </w:drawing>
        </w:r>
      </w:ins>
    </w:p>
    <w:p w14:paraId="7441F88D" w14:textId="77777777" w:rsidR="00607EA4" w:rsidRDefault="00607EA4" w:rsidP="00607EA4"/>
    <w:p w14:paraId="4B089D16" w14:textId="36CC9014" w:rsidR="00A0237F" w:rsidRDefault="00A0237F" w:rsidP="00607EA4">
      <w:r>
        <w:rPr>
          <w:rFonts w:hint="eastAsia"/>
        </w:rPr>
        <w:t>點擊創建以建立新的定時備份：</w:t>
      </w:r>
    </w:p>
    <w:p w14:paraId="44E4DA47" w14:textId="4D754E23" w:rsidR="00A0237F" w:rsidRDefault="003B1D22" w:rsidP="00607EA4">
      <w:ins w:id="1020" w:author="elvis_ting 丁士珉" w:date="2025-05-15T15:59:00Z" w16du:dateUtc="2025-05-15T07:59:00Z">
        <w:r>
          <w:rPr>
            <w:noProof/>
          </w:rPr>
          <mc:AlternateContent>
            <mc:Choice Requires="wps">
              <w:drawing>
                <wp:anchor distT="0" distB="0" distL="114300" distR="114300" simplePos="0" relativeHeight="251658247" behindDoc="0" locked="0" layoutInCell="1" allowOverlap="1" wp14:anchorId="28437E71" wp14:editId="268DE689">
                  <wp:simplePos x="0" y="0"/>
                  <wp:positionH relativeFrom="column">
                    <wp:posOffset>2371725</wp:posOffset>
                  </wp:positionH>
                  <wp:positionV relativeFrom="paragraph">
                    <wp:posOffset>1809750</wp:posOffset>
                  </wp:positionV>
                  <wp:extent cx="571500" cy="219075"/>
                  <wp:effectExtent l="0" t="0" r="19050" b="28575"/>
                  <wp:wrapNone/>
                  <wp:docPr id="133770620" name="矩形 21"/>
                  <wp:cNvGraphicFramePr/>
                  <a:graphic xmlns:a="http://schemas.openxmlformats.org/drawingml/2006/main">
                    <a:graphicData uri="http://schemas.microsoft.com/office/word/2010/wordprocessingShape">
                      <wps:wsp>
                        <wps:cNvSpPr/>
                        <wps:spPr>
                          <a:xfrm>
                            <a:off x="0" y="0"/>
                            <a:ext cx="571500" cy="2190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5B991" id="矩形 21" o:spid="_x0000_s1026" style="position:absolute;margin-left:186.75pt;margin-top:142.5pt;width:45pt;height:1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O2ggIAAGgFAAAOAAAAZHJzL2Uyb0RvYy54bWysVEtv2zAMvg/YfxB0X20HzboEdYqgRYYB&#10;RVusHXpWZCk2IIsapbz260fJjwRdscOwHBTJJD+SHx/XN4fWsJ1C34AteXGRc6ashKqxm5L/eFl9&#10;+sKZD8JWwoBVJT8qz28WHz9c791cTaAGUylkBGL9fO9KXofg5lnmZa1a4S/AKUtCDdiKQE/cZBWK&#10;PaG3Jpvk+edsD1g5BKm8p693nZAvEr7WSoZHrb0KzJScYgvpxHSu45ktrsV8g8LVjezDEP8QRSsa&#10;S05HqDsRBNti8wdU20gEDzpcSGgz0LqRKuVA2RT5m2yea+FUyoXI8W6kyf8/WPmwe3ZPSDTsnZ97&#10;usYsDhrb+E/xsUMi6ziSpQ6BSfo4vSqmOVEqSTQpZvnVNJKZnYwd+vBVQcvipeRItUgUid29D53q&#10;oBJ9WVg1xqR6GMv21EyzfJonCw+mqaI06nncrG8Nsp2gkq5WOf16x2dqFIaxFM0pqXQLR6MihrHf&#10;lWZNRWlMOg+x39QIK6RUNhSdqBaV6rzFhEdng0XKOQFGZE1Rjtg9wKDZgQzYHQO9fjRVqV1H4z71&#10;vxmPFskz2DAat40FfC8zQ1n1njv9gaSOmsjSGqrjEzKEbli8k6uGKngvfHgSSNNBRaeJD490aANU&#10;KehvnNWAv977HvWpaUnK2Z6mreT+51ag4sx8s9TOs+LyMo5nelxOryb0wHPJ+lxit+0tUPUL2i1O&#10;pmvUD2a4aoT2lRbDMnolkbCSfJdcBhwet6HbArRapFoukxqNpBPh3j47GcEjq7FDXw6vAl3fxoH6&#10;/wGGyRTzN93c6UZLC8ttAN2kVj/x2vNN45wap189cV+cv5PWaUEufgMAAP//AwBQSwMEFAAGAAgA&#10;AAAhAAMs1ejgAAAACwEAAA8AAABkcnMvZG93bnJldi54bWxMj8FOwzAQRO9I/IO1SNyoU5c0IcSp&#10;AAkhKg5Q4O7GbhLVXkexm4S/Z3uC4848zc6Um9lZNpohdB4lLBcJMIO11x02Er4+n29yYCEq1Mp6&#10;NBJ+TIBNdXlRqkL7CT/MuIsNoxAMhZLQxtgXnIe6NU6Fhe8Nknfwg1ORzqHhelAThTvLRZKsuVMd&#10;0odW9eapNfVxd3IS3v3xwO23ENvs8UVkry6fmvFNyuur+eEeWDRz/IPhXJ+qQ0Wd9v6EOjArYZWt&#10;UkIliDylUUTcrs/KnqzlXQq8Kvn/DdUvAAAA//8DAFBLAQItABQABgAIAAAAIQC2gziS/gAAAOEB&#10;AAATAAAAAAAAAAAAAAAAAAAAAABbQ29udGVudF9UeXBlc10ueG1sUEsBAi0AFAAGAAgAAAAhADj9&#10;If/WAAAAlAEAAAsAAAAAAAAAAAAAAAAALwEAAF9yZWxzLy5yZWxzUEsBAi0AFAAGAAgAAAAhAJE1&#10;g7aCAgAAaAUAAA4AAAAAAAAAAAAAAAAALgIAAGRycy9lMm9Eb2MueG1sUEsBAi0AFAAGAAgAAAAh&#10;AAMs1ejgAAAACwEAAA8AAAAAAAAAAAAAAAAA3AQAAGRycy9kb3ducmV2LnhtbFBLBQYAAAAABAAE&#10;APMAAADpBQAAAAA=&#10;" filled="f" strokecolor="red" strokeweight="1.5pt"/>
              </w:pict>
            </mc:Fallback>
          </mc:AlternateContent>
        </w:r>
      </w:ins>
      <w:del w:id="1021" w:author="elvis_ting 丁士珉" w:date="2025-05-15T15:59:00Z" w16du:dateUtc="2025-05-15T07:59:00Z">
        <w:r w:rsidR="003D3B39" w:rsidRPr="003D3B39">
          <w:rPr>
            <w:noProof/>
          </w:rPr>
          <w:drawing>
            <wp:inline distT="0" distB="0" distL="0" distR="0" wp14:anchorId="2854A12F" wp14:editId="73CA9A67">
              <wp:extent cx="5274310" cy="1901825"/>
              <wp:effectExtent l="0" t="0" r="2540" b="3175"/>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01825"/>
                      </a:xfrm>
                      <a:prstGeom prst="rect">
                        <a:avLst/>
                      </a:prstGeom>
                    </pic:spPr>
                  </pic:pic>
                </a:graphicData>
              </a:graphic>
            </wp:inline>
          </w:drawing>
        </w:r>
      </w:del>
      <w:ins w:id="1022" w:author="elvis_ting 丁士珉" w:date="2025-05-15T15:59:00Z" w16du:dateUtc="2025-05-15T07:59:00Z">
        <w:r w:rsidRPr="003B1D22">
          <w:rPr>
            <w:noProof/>
          </w:rPr>
          <w:t xml:space="preserve"> </w:t>
        </w:r>
        <w:r w:rsidRPr="003B1D22">
          <w:rPr>
            <w:noProof/>
          </w:rPr>
          <w:drawing>
            <wp:inline distT="0" distB="0" distL="0" distR="0" wp14:anchorId="71C15252" wp14:editId="10932A20">
              <wp:extent cx="5274310" cy="1833880"/>
              <wp:effectExtent l="0" t="0" r="2540" b="0"/>
              <wp:docPr id="416094483" name="圖片 1" descr="一張含有 文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4483" name="圖片 1" descr="一張含有 文字, 字型, 螢幕擷取畫面 的圖片&#10;&#10;AI 產生的內容可能不正確。"/>
                      <pic:cNvPicPr/>
                    </pic:nvPicPr>
                    <pic:blipFill>
                      <a:blip r:embed="rId101"/>
                      <a:stretch>
                        <a:fillRect/>
                      </a:stretch>
                    </pic:blipFill>
                    <pic:spPr>
                      <a:xfrm>
                        <a:off x="0" y="0"/>
                        <a:ext cx="5274310" cy="1833880"/>
                      </a:xfrm>
                      <a:prstGeom prst="rect">
                        <a:avLst/>
                      </a:prstGeom>
                    </pic:spPr>
                  </pic:pic>
                </a:graphicData>
              </a:graphic>
            </wp:inline>
          </w:drawing>
        </w:r>
      </w:ins>
    </w:p>
    <w:p w14:paraId="4136D064" w14:textId="77777777" w:rsidR="00A0237F" w:rsidRDefault="00A0237F" w:rsidP="00607EA4"/>
    <w:p w14:paraId="0F47F311" w14:textId="67BC6E6A" w:rsidR="003D3B39" w:rsidRDefault="003D3B39" w:rsidP="00607EA4">
      <w:r>
        <w:rPr>
          <w:rFonts w:hint="eastAsia"/>
        </w:rPr>
        <w:t>在出現的頁面中輸入必要資訊：</w:t>
      </w:r>
    </w:p>
    <w:p w14:paraId="1D78ABA5" w14:textId="365BCF04" w:rsidR="003D3B39" w:rsidRDefault="00167CEC" w:rsidP="00607EA4">
      <w:del w:id="1023" w:author="elvis_ting 丁士珉" w:date="2025-05-15T15:59:00Z" w16du:dateUtc="2025-05-15T07:59:00Z">
        <w:r w:rsidRPr="00167CEC">
          <w:rPr>
            <w:noProof/>
          </w:rPr>
          <w:drawing>
            <wp:inline distT="0" distB="0" distL="0" distR="0" wp14:anchorId="26608567" wp14:editId="7EADF354">
              <wp:extent cx="5274310" cy="3756025"/>
              <wp:effectExtent l="0" t="0" r="254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756025"/>
                      </a:xfrm>
                      <a:prstGeom prst="rect">
                        <a:avLst/>
                      </a:prstGeom>
                    </pic:spPr>
                  </pic:pic>
                </a:graphicData>
              </a:graphic>
            </wp:inline>
          </w:drawing>
        </w:r>
      </w:del>
      <w:ins w:id="1024" w:author="elvis_ting 丁士珉" w:date="2025-05-15T15:59:00Z" w16du:dateUtc="2025-05-15T07:59:00Z">
        <w:r w:rsidR="00364594" w:rsidRPr="00364594">
          <w:rPr>
            <w:noProof/>
          </w:rPr>
          <w:t xml:space="preserve"> </w:t>
        </w:r>
        <w:r w:rsidR="00364594" w:rsidRPr="00364594">
          <w:rPr>
            <w:noProof/>
          </w:rPr>
          <w:lastRenderedPageBreak/>
          <w:drawing>
            <wp:inline distT="0" distB="0" distL="0" distR="0" wp14:anchorId="27900991" wp14:editId="5FE2A04F">
              <wp:extent cx="5274310" cy="3752215"/>
              <wp:effectExtent l="0" t="0" r="2540" b="635"/>
              <wp:docPr id="1146160297" name="圖片 1" descr="一張含有 文字, 螢幕擷取畫面, 軟體, 電腦圖示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0297" name="圖片 1" descr="一張含有 文字, 螢幕擷取畫面, 軟體, 電腦圖示 的圖片&#10;&#10;AI 產生的內容可能不正確。"/>
                      <pic:cNvPicPr/>
                    </pic:nvPicPr>
                    <pic:blipFill>
                      <a:blip r:embed="rId103"/>
                      <a:stretch>
                        <a:fillRect/>
                      </a:stretch>
                    </pic:blipFill>
                    <pic:spPr>
                      <a:xfrm>
                        <a:off x="0" y="0"/>
                        <a:ext cx="5274310" cy="3752215"/>
                      </a:xfrm>
                      <a:prstGeom prst="rect">
                        <a:avLst/>
                      </a:prstGeom>
                    </pic:spPr>
                  </pic:pic>
                </a:graphicData>
              </a:graphic>
            </wp:inline>
          </w:drawing>
        </w:r>
      </w:ins>
    </w:p>
    <w:p w14:paraId="6EEC5696" w14:textId="49E36251" w:rsidR="00167CEC" w:rsidRDefault="00167CEC" w:rsidP="0073342D">
      <w:pPr>
        <w:pStyle w:val="a7"/>
        <w:numPr>
          <w:ilvl w:val="0"/>
          <w:numId w:val="25"/>
        </w:numPr>
        <w:ind w:leftChars="0"/>
      </w:pPr>
      <w:r>
        <w:rPr>
          <w:rFonts w:hint="eastAsia"/>
        </w:rPr>
        <w:t>名稱：可以是任意的內容，但在同一個集群上不能有重複的定時備份名稱。</w:t>
      </w:r>
    </w:p>
    <w:p w14:paraId="4D4CBBC4" w14:textId="43B454B2" w:rsidR="00167CEC" w:rsidRDefault="00167CEC" w:rsidP="0073342D">
      <w:pPr>
        <w:pStyle w:val="a7"/>
        <w:numPr>
          <w:ilvl w:val="0"/>
          <w:numId w:val="25"/>
        </w:numPr>
        <w:ind w:leftChars="0"/>
      </w:pPr>
      <w:r>
        <w:rPr>
          <w:rFonts w:hint="eastAsia"/>
        </w:rPr>
        <w:t>排程：</w:t>
      </w:r>
      <w:r w:rsidR="009B7CEE">
        <w:rPr>
          <w:rFonts w:hint="eastAsia"/>
        </w:rPr>
        <w:t>定時備份的觸發時間。輸入格式為</w:t>
      </w:r>
      <w:r w:rsidR="009B7CEE">
        <w:rPr>
          <w:rFonts w:hint="eastAsia"/>
        </w:rPr>
        <w:t>C</w:t>
      </w:r>
      <w:r w:rsidR="009B7CEE">
        <w:t>ron</w:t>
      </w:r>
      <w:r w:rsidR="009B7CEE">
        <w:rPr>
          <w:rFonts w:hint="eastAsia"/>
        </w:rPr>
        <w:t>表達式，</w:t>
      </w:r>
      <w:r w:rsidR="009744C9">
        <w:rPr>
          <w:rFonts w:hint="eastAsia"/>
        </w:rPr>
        <w:t>格式為一個字串中包含</w:t>
      </w:r>
      <w:r w:rsidR="009744C9">
        <w:rPr>
          <w:rFonts w:hint="eastAsia"/>
        </w:rPr>
        <w:t>5</w:t>
      </w:r>
      <w:r w:rsidR="009744C9">
        <w:rPr>
          <w:rFonts w:hint="eastAsia"/>
        </w:rPr>
        <w:t>個時間單位設定，</w:t>
      </w:r>
      <w:r w:rsidR="009744C9">
        <w:rPr>
          <w:rFonts w:hint="eastAsia"/>
        </w:rPr>
        <w:t>5</w:t>
      </w:r>
      <w:r w:rsidR="009744C9">
        <w:rPr>
          <w:rFonts w:hint="eastAsia"/>
        </w:rPr>
        <w:t>個時間單位從左到右分別代表：</w:t>
      </w:r>
      <w:r w:rsidR="009744C9">
        <w:rPr>
          <w:rFonts w:hint="eastAsia"/>
        </w:rPr>
        <w:t>m</w:t>
      </w:r>
      <w:r w:rsidR="009744C9">
        <w:t>inute</w:t>
      </w:r>
      <w:r w:rsidR="009744C9">
        <w:rPr>
          <w:rFonts w:hint="eastAsia"/>
        </w:rPr>
        <w:t>、</w:t>
      </w:r>
      <w:r w:rsidR="009744C9">
        <w:rPr>
          <w:rFonts w:hint="eastAsia"/>
        </w:rPr>
        <w:t>h</w:t>
      </w:r>
      <w:r w:rsidR="009744C9">
        <w:t>our</w:t>
      </w:r>
      <w:r w:rsidR="009744C9">
        <w:rPr>
          <w:rFonts w:hint="eastAsia"/>
        </w:rPr>
        <w:t>、</w:t>
      </w:r>
      <w:r w:rsidR="009744C9">
        <w:rPr>
          <w:rFonts w:hint="eastAsia"/>
        </w:rPr>
        <w:t>d</w:t>
      </w:r>
      <w:r w:rsidR="009744C9">
        <w:t>ay of month</w:t>
      </w:r>
      <w:r w:rsidR="009744C9">
        <w:rPr>
          <w:rFonts w:hint="eastAsia"/>
        </w:rPr>
        <w:t>、</w:t>
      </w:r>
      <w:r w:rsidR="009744C9">
        <w:rPr>
          <w:rFonts w:hint="eastAsia"/>
        </w:rPr>
        <w:t>m</w:t>
      </w:r>
      <w:r w:rsidR="009744C9">
        <w:t>onth</w:t>
      </w:r>
      <w:r w:rsidR="009744C9">
        <w:rPr>
          <w:rFonts w:hint="eastAsia"/>
        </w:rPr>
        <w:t>、</w:t>
      </w:r>
      <w:r w:rsidR="009744C9">
        <w:rPr>
          <w:rFonts w:hint="eastAsia"/>
        </w:rPr>
        <w:t>d</w:t>
      </w:r>
      <w:r w:rsidR="009744C9">
        <w:t>ay of week</w:t>
      </w:r>
      <w:r w:rsidR="009744C9">
        <w:rPr>
          <w:rFonts w:hint="eastAsia"/>
        </w:rPr>
        <w:t>。時間單位之間用空格隔開，例如：</w:t>
      </w:r>
      <w:ins w:id="1025" w:author="elvis_ting 丁士珉" w:date="2025-05-16T14:50:00Z" w16du:dateUtc="2025-05-16T06:50:00Z">
        <w:r w:rsidR="008A223F">
          <w:rPr>
            <w:rFonts w:hint="eastAsia"/>
          </w:rPr>
          <w:t>「</w:t>
        </w:r>
      </w:ins>
      <w:del w:id="1026" w:author="elvis_ting 丁士珉" w:date="2025-05-16T14:50:00Z" w16du:dateUtc="2025-05-16T06:50:00Z">
        <w:r w:rsidR="009744C9" w:rsidDel="008A223F">
          <w:delText>”</w:delText>
        </w:r>
      </w:del>
      <w:r w:rsidR="009744C9">
        <w:rPr>
          <w:rFonts w:hint="eastAsia"/>
        </w:rPr>
        <w:t>0 8 * * *</w:t>
      </w:r>
      <w:ins w:id="1027" w:author="elvis_ting 丁士珉" w:date="2025-05-16T14:50:00Z" w16du:dateUtc="2025-05-16T06:50:00Z">
        <w:r w:rsidR="008A223F">
          <w:rPr>
            <w:rFonts w:hint="eastAsia"/>
          </w:rPr>
          <w:t>」</w:t>
        </w:r>
      </w:ins>
      <w:del w:id="1028" w:author="elvis_ting 丁士珉" w:date="2025-05-16T14:50:00Z" w16du:dateUtc="2025-05-16T06:50:00Z">
        <w:r w:rsidR="009744C9" w:rsidDel="008A223F">
          <w:delText>”</w:delText>
        </w:r>
      </w:del>
      <w:r w:rsidR="009744C9">
        <w:rPr>
          <w:rFonts w:hint="eastAsia"/>
        </w:rPr>
        <w:t>，代表每一天的</w:t>
      </w:r>
      <w:r w:rsidR="009744C9">
        <w:rPr>
          <w:rFonts w:hint="eastAsia"/>
        </w:rPr>
        <w:t>8</w:t>
      </w:r>
      <w:r w:rsidR="009744C9">
        <w:rPr>
          <w:rFonts w:hint="eastAsia"/>
        </w:rPr>
        <w:t>點</w:t>
      </w:r>
      <w:r w:rsidR="009744C9">
        <w:rPr>
          <w:rFonts w:hint="eastAsia"/>
        </w:rPr>
        <w:t>0</w:t>
      </w:r>
      <w:r w:rsidR="009744C9">
        <w:rPr>
          <w:rFonts w:hint="eastAsia"/>
        </w:rPr>
        <w:t>分執行一次備份。只能使用數字，不能使用英文的月份或星期，星號</w:t>
      </w:r>
      <w:r w:rsidR="009744C9">
        <w:rPr>
          <w:rFonts w:hint="eastAsia"/>
        </w:rPr>
        <w:t>(*)</w:t>
      </w:r>
      <w:r w:rsidR="009744C9">
        <w:rPr>
          <w:rFonts w:hint="eastAsia"/>
        </w:rPr>
        <w:t>代表該時間單位中的每一個時間。</w:t>
      </w:r>
      <w:r w:rsidR="002B6794">
        <w:rPr>
          <w:rFonts w:hint="eastAsia"/>
        </w:rPr>
        <w:t>時間數字可以使用逗號</w:t>
      </w:r>
      <w:r w:rsidR="002B6794">
        <w:rPr>
          <w:rFonts w:hint="eastAsia"/>
        </w:rPr>
        <w:t>(</w:t>
      </w:r>
      <w:r w:rsidR="002B6794">
        <w:t>,</w:t>
      </w:r>
      <w:r w:rsidR="002B6794">
        <w:rPr>
          <w:rFonts w:hint="eastAsia"/>
        </w:rPr>
        <w:t>)</w:t>
      </w:r>
      <w:r w:rsidR="002B6794">
        <w:rPr>
          <w:rFonts w:hint="eastAsia"/>
        </w:rPr>
        <w:t>設定多個時間，例如：</w:t>
      </w:r>
      <w:ins w:id="1029" w:author="elvis_ting 丁士珉" w:date="2025-05-16T14:50:00Z" w16du:dateUtc="2025-05-16T06:50:00Z">
        <w:r w:rsidR="008A223F">
          <w:rPr>
            <w:rFonts w:hint="eastAsia"/>
          </w:rPr>
          <w:t>「</w:t>
        </w:r>
      </w:ins>
      <w:del w:id="1030" w:author="elvis_ting 丁士珉" w:date="2025-05-16T14:50:00Z" w16du:dateUtc="2025-05-16T06:50:00Z">
        <w:r w:rsidR="002B6794" w:rsidDel="008A223F">
          <w:delText>”</w:delText>
        </w:r>
      </w:del>
      <w:r w:rsidR="002B6794">
        <w:rPr>
          <w:rFonts w:hint="eastAsia"/>
        </w:rPr>
        <w:t>0 8,</w:t>
      </w:r>
      <w:r w:rsidR="002B6794">
        <w:t>12</w:t>
      </w:r>
      <w:r w:rsidR="002B6794">
        <w:rPr>
          <w:rFonts w:hint="eastAsia"/>
        </w:rPr>
        <w:t xml:space="preserve"> * * *</w:t>
      </w:r>
      <w:ins w:id="1031" w:author="elvis_ting 丁士珉" w:date="2025-05-16T14:50:00Z" w16du:dateUtc="2025-05-16T06:50:00Z">
        <w:r w:rsidR="008A223F">
          <w:rPr>
            <w:rFonts w:hint="eastAsia"/>
          </w:rPr>
          <w:t>」</w:t>
        </w:r>
      </w:ins>
      <w:del w:id="1032" w:author="elvis_ting 丁士珉" w:date="2025-05-16T14:50:00Z" w16du:dateUtc="2025-05-16T06:50:00Z">
        <w:r w:rsidR="002B6794" w:rsidDel="008A223F">
          <w:delText>”</w:delText>
        </w:r>
      </w:del>
      <w:r w:rsidR="002B6794">
        <w:rPr>
          <w:rFonts w:hint="eastAsia"/>
        </w:rPr>
        <w:t>，代表每天的</w:t>
      </w:r>
      <w:r w:rsidR="002B6794">
        <w:rPr>
          <w:rFonts w:hint="eastAsia"/>
        </w:rPr>
        <w:t>8</w:t>
      </w:r>
      <w:r w:rsidR="002B6794">
        <w:rPr>
          <w:rFonts w:hint="eastAsia"/>
        </w:rPr>
        <w:t>點和</w:t>
      </w:r>
      <w:r w:rsidR="002B6794">
        <w:rPr>
          <w:rFonts w:hint="eastAsia"/>
        </w:rPr>
        <w:t>12</w:t>
      </w:r>
      <w:r w:rsidR="002B6794">
        <w:rPr>
          <w:rFonts w:hint="eastAsia"/>
        </w:rPr>
        <w:t>點。可以使用</w:t>
      </w:r>
      <w:r w:rsidR="002B6794" w:rsidRPr="000030BC">
        <w:rPr>
          <w:rFonts w:hint="eastAsia"/>
        </w:rPr>
        <w:t>連字符</w:t>
      </w:r>
      <w:r w:rsidR="002B6794">
        <w:rPr>
          <w:rFonts w:hint="eastAsia"/>
        </w:rPr>
        <w:t>(-)</w:t>
      </w:r>
      <w:r w:rsidR="002B6794">
        <w:rPr>
          <w:rFonts w:hint="eastAsia"/>
        </w:rPr>
        <w:t>設定時間範圍，例如：</w:t>
      </w:r>
      <w:ins w:id="1033" w:author="elvis_ting 丁士珉" w:date="2025-05-16T14:50:00Z" w16du:dateUtc="2025-05-16T06:50:00Z">
        <w:r w:rsidR="008A223F">
          <w:rPr>
            <w:rFonts w:hint="eastAsia"/>
          </w:rPr>
          <w:t>「</w:t>
        </w:r>
      </w:ins>
      <w:del w:id="1034" w:author="elvis_ting 丁士珉" w:date="2025-05-16T14:50:00Z" w16du:dateUtc="2025-05-16T06:50:00Z">
        <w:r w:rsidR="002B6794" w:rsidDel="008A223F">
          <w:delText>”</w:delText>
        </w:r>
      </w:del>
      <w:r w:rsidR="002B6794">
        <w:rPr>
          <w:rFonts w:hint="eastAsia"/>
        </w:rPr>
        <w:t>0 8-12 * * *</w:t>
      </w:r>
      <w:ins w:id="1035" w:author="elvis_ting 丁士珉" w:date="2025-05-16T14:50:00Z" w16du:dateUtc="2025-05-16T06:50:00Z">
        <w:r w:rsidR="008A223F">
          <w:rPr>
            <w:rFonts w:hint="eastAsia"/>
          </w:rPr>
          <w:t>」</w:t>
        </w:r>
      </w:ins>
      <w:del w:id="1036" w:author="elvis_ting 丁士珉" w:date="2025-05-16T14:50:00Z" w16du:dateUtc="2025-05-16T06:50:00Z">
        <w:r w:rsidR="002B6794" w:rsidDel="008A223F">
          <w:delText>”</w:delText>
        </w:r>
      </w:del>
      <w:r w:rsidR="002B6794">
        <w:rPr>
          <w:rFonts w:hint="eastAsia"/>
        </w:rPr>
        <w:t>，代表每天的</w:t>
      </w:r>
      <w:r w:rsidR="002B6794">
        <w:rPr>
          <w:rFonts w:hint="eastAsia"/>
        </w:rPr>
        <w:t>8</w:t>
      </w:r>
      <w:r w:rsidR="002B6794">
        <w:rPr>
          <w:rFonts w:hint="eastAsia"/>
        </w:rPr>
        <w:t>點到</w:t>
      </w:r>
      <w:r w:rsidR="002B6794">
        <w:rPr>
          <w:rFonts w:hint="eastAsia"/>
        </w:rPr>
        <w:t>12</w:t>
      </w:r>
      <w:r w:rsidR="002B6794">
        <w:rPr>
          <w:rFonts w:hint="eastAsia"/>
        </w:rPr>
        <w:t>點間的每個整點，包含</w:t>
      </w:r>
      <w:r w:rsidR="002B6794">
        <w:rPr>
          <w:rFonts w:hint="eastAsia"/>
        </w:rPr>
        <w:t>8</w:t>
      </w:r>
      <w:r w:rsidR="002B6794">
        <w:rPr>
          <w:rFonts w:hint="eastAsia"/>
        </w:rPr>
        <w:t>與</w:t>
      </w:r>
      <w:r w:rsidR="002B6794">
        <w:rPr>
          <w:rFonts w:hint="eastAsia"/>
        </w:rPr>
        <w:t>12</w:t>
      </w:r>
      <w:r w:rsidR="002B6794">
        <w:rPr>
          <w:rFonts w:hint="eastAsia"/>
        </w:rPr>
        <w:t>。可以使用斜線</w:t>
      </w:r>
      <w:r w:rsidR="002B6794">
        <w:rPr>
          <w:rFonts w:hint="eastAsia"/>
        </w:rPr>
        <w:t>(/)</w:t>
      </w:r>
      <w:r w:rsidR="002B6794">
        <w:rPr>
          <w:rFonts w:hint="eastAsia"/>
        </w:rPr>
        <w:t>來設定固定的時間間隔，例如：</w:t>
      </w:r>
      <w:ins w:id="1037" w:author="elvis_ting 丁士珉" w:date="2025-05-16T14:50:00Z" w16du:dateUtc="2025-05-16T06:50:00Z">
        <w:r w:rsidR="008A223F">
          <w:rPr>
            <w:rFonts w:hint="eastAsia"/>
          </w:rPr>
          <w:t>「</w:t>
        </w:r>
      </w:ins>
      <w:del w:id="1038" w:author="elvis_ting 丁士珉" w:date="2025-05-16T14:50:00Z" w16du:dateUtc="2025-05-16T06:50:00Z">
        <w:r w:rsidR="002B6794" w:rsidDel="008A223F">
          <w:delText>”</w:delText>
        </w:r>
      </w:del>
      <w:r w:rsidR="002B6794">
        <w:rPr>
          <w:rFonts w:hint="eastAsia"/>
        </w:rPr>
        <w:t>*/10 * * * *</w:t>
      </w:r>
      <w:ins w:id="1039" w:author="elvis_ting 丁士珉" w:date="2025-05-16T14:49:00Z" w16du:dateUtc="2025-05-16T06:49:00Z">
        <w:r w:rsidR="008A223F">
          <w:rPr>
            <w:rFonts w:hint="eastAsia"/>
          </w:rPr>
          <w:t>」</w:t>
        </w:r>
      </w:ins>
      <w:del w:id="1040" w:author="elvis_ting 丁士珉" w:date="2025-05-16T14:49:00Z" w16du:dateUtc="2025-05-16T06:49:00Z">
        <w:r w:rsidR="002B6794" w:rsidDel="008A223F">
          <w:delText>”</w:delText>
        </w:r>
      </w:del>
      <w:r w:rsidR="002B6794">
        <w:rPr>
          <w:rFonts w:hint="eastAsia"/>
        </w:rPr>
        <w:t>，代表每</w:t>
      </w:r>
      <w:r w:rsidR="002B6794">
        <w:rPr>
          <w:rFonts w:hint="eastAsia"/>
        </w:rPr>
        <w:t>10</w:t>
      </w:r>
      <w:r w:rsidR="002B6794">
        <w:rPr>
          <w:rFonts w:hint="eastAsia"/>
        </w:rPr>
        <w:t>分鐘執行一次。</w:t>
      </w:r>
    </w:p>
    <w:p w14:paraId="1B7FE182" w14:textId="0D2B7CAA" w:rsidR="00364D87" w:rsidRDefault="00167CEC" w:rsidP="0073342D">
      <w:pPr>
        <w:pStyle w:val="a7"/>
        <w:numPr>
          <w:ilvl w:val="0"/>
          <w:numId w:val="25"/>
        </w:numPr>
        <w:ind w:leftChars="0"/>
      </w:pPr>
      <w:r>
        <w:rPr>
          <w:rFonts w:hint="eastAsia"/>
        </w:rPr>
        <w:t>暫停：</w:t>
      </w:r>
      <w:r w:rsidR="00364D87">
        <w:rPr>
          <w:rFonts w:hint="eastAsia"/>
        </w:rPr>
        <w:t>是否暫停此定時備份。若設定為</w:t>
      </w:r>
      <w:ins w:id="1041" w:author="elvis_ting 丁士珉" w:date="2025-05-16T14:49:00Z" w16du:dateUtc="2025-05-16T06:49:00Z">
        <w:r w:rsidR="008A223F">
          <w:rPr>
            <w:rFonts w:hint="eastAsia"/>
          </w:rPr>
          <w:t>「</w:t>
        </w:r>
      </w:ins>
      <w:del w:id="1042" w:author="elvis_ting 丁士珉" w:date="2025-05-16T14:49:00Z" w16du:dateUtc="2025-05-16T06:49:00Z">
        <w:r w:rsidR="00364D87" w:rsidDel="008A223F">
          <w:delText>”</w:delText>
        </w:r>
      </w:del>
      <w:r w:rsidR="00364D87">
        <w:rPr>
          <w:rFonts w:hint="eastAsia"/>
        </w:rPr>
        <w:t>是</w:t>
      </w:r>
      <w:ins w:id="1043" w:author="elvis_ting 丁士珉" w:date="2025-05-16T14:49:00Z" w16du:dateUtc="2025-05-16T06:49:00Z">
        <w:r w:rsidR="008A223F">
          <w:rPr>
            <w:rFonts w:hint="eastAsia"/>
          </w:rPr>
          <w:t>」</w:t>
        </w:r>
      </w:ins>
      <w:del w:id="1044" w:author="elvis_ting 丁士珉" w:date="2025-05-16T14:49:00Z" w16du:dateUtc="2025-05-16T06:49:00Z">
        <w:r w:rsidR="00364D87" w:rsidDel="008A223F">
          <w:delText>”</w:delText>
        </w:r>
      </w:del>
      <w:r w:rsidR="00364D87">
        <w:rPr>
          <w:rFonts w:hint="eastAsia"/>
        </w:rPr>
        <w:t>，可以新增定時備份設定但是暫停執行，後續可以在編輯設定中取消暫停，並讓定時備份開始執行。</w:t>
      </w:r>
    </w:p>
    <w:p w14:paraId="61D08A72" w14:textId="77777777" w:rsidR="003D3B39" w:rsidRDefault="003D3B39" w:rsidP="00607EA4"/>
    <w:p w14:paraId="287CEF7D" w14:textId="5BFC55BE" w:rsidR="002051F6" w:rsidRDefault="002051F6" w:rsidP="00607EA4">
      <w:r>
        <w:rPr>
          <w:rFonts w:hint="eastAsia"/>
        </w:rPr>
        <w:t>設定完成後點擊下一步，進入第二頁輸入：</w:t>
      </w:r>
    </w:p>
    <w:p w14:paraId="0D3BF46E" w14:textId="1D5F7FC6" w:rsidR="002051F6" w:rsidRDefault="003274E1" w:rsidP="00607EA4">
      <w:del w:id="1045" w:author="elvis_ting 丁士珉" w:date="2025-05-15T16:00:00Z" w16du:dateUtc="2025-05-15T08:00:00Z">
        <w:r w:rsidRPr="003274E1">
          <w:rPr>
            <w:noProof/>
          </w:rPr>
          <w:drawing>
            <wp:inline distT="0" distB="0" distL="0" distR="0" wp14:anchorId="2E31038F" wp14:editId="25765E44">
              <wp:extent cx="5274310" cy="3734435"/>
              <wp:effectExtent l="0" t="0" r="254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734435"/>
                      </a:xfrm>
                      <a:prstGeom prst="rect">
                        <a:avLst/>
                      </a:prstGeom>
                    </pic:spPr>
                  </pic:pic>
                </a:graphicData>
              </a:graphic>
            </wp:inline>
          </w:drawing>
        </w:r>
      </w:del>
      <w:ins w:id="1046" w:author="elvis_ting 丁士珉" w:date="2025-05-15T16:00:00Z" w16du:dateUtc="2025-05-15T08:00:00Z">
        <w:r w:rsidR="002D2D80" w:rsidRPr="002D2D80">
          <w:rPr>
            <w:noProof/>
          </w:rPr>
          <w:t xml:space="preserve"> </w:t>
        </w:r>
        <w:r w:rsidR="002D2D80" w:rsidRPr="002D2D80">
          <w:rPr>
            <w:noProof/>
          </w:rPr>
          <w:lastRenderedPageBreak/>
          <w:drawing>
            <wp:inline distT="0" distB="0" distL="0" distR="0" wp14:anchorId="70CB37E5" wp14:editId="1333039D">
              <wp:extent cx="5274310" cy="3739515"/>
              <wp:effectExtent l="0" t="0" r="2540" b="0"/>
              <wp:docPr id="25405903" name="圖片 1" descr="一張含有 文字, 螢幕擷取畫面, 軟體, 網頁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5903" name="圖片 1" descr="一張含有 文字, 螢幕擷取畫面, 軟體, 網頁 的圖片&#10;&#10;AI 產生的內容可能不正確。"/>
                      <pic:cNvPicPr/>
                    </pic:nvPicPr>
                    <pic:blipFill>
                      <a:blip r:embed="rId105"/>
                      <a:stretch>
                        <a:fillRect/>
                      </a:stretch>
                    </pic:blipFill>
                    <pic:spPr>
                      <a:xfrm>
                        <a:off x="0" y="0"/>
                        <a:ext cx="5274310" cy="3739515"/>
                      </a:xfrm>
                      <a:prstGeom prst="rect">
                        <a:avLst/>
                      </a:prstGeom>
                    </pic:spPr>
                  </pic:pic>
                </a:graphicData>
              </a:graphic>
            </wp:inline>
          </w:drawing>
        </w:r>
      </w:ins>
    </w:p>
    <w:p w14:paraId="4B834AFD" w14:textId="5A7BAAFE" w:rsidR="003274E1" w:rsidRDefault="00C40EAF" w:rsidP="0073342D">
      <w:pPr>
        <w:pStyle w:val="a7"/>
        <w:numPr>
          <w:ilvl w:val="0"/>
          <w:numId w:val="26"/>
        </w:numPr>
        <w:ind w:leftChars="0"/>
      </w:pPr>
      <w:ins w:id="1047" w:author="elvis_ting 丁士珉" w:date="2025-05-16T11:26:00Z" w16du:dateUtc="2025-05-16T03:26:00Z">
        <w:r>
          <w:rPr>
            <w:rFonts w:hint="eastAsia"/>
          </w:rPr>
          <w:t>備份儲存庫：選擇備份資料要儲存到哪一個儲存庫，下拉式選單中可以選擇已經新增的儲存庫。當有儲存庫被指定為預設儲存庫時，留空此選項會自動帶入預設儲存庫。如果沒有預設儲存庫存在，這個欄位會要求使用者必須從已經創建的儲存庫中選擇一個。</w:t>
        </w:r>
      </w:ins>
      <w:del w:id="1048" w:author="elvis_ting 丁士珉" w:date="2025-05-16T11:26:00Z" w16du:dateUtc="2025-05-16T03:26:00Z">
        <w:r w:rsidR="003274E1">
          <w:rPr>
            <w:rFonts w:hint="eastAsia"/>
          </w:rPr>
          <w:delText>備份儲存庫：</w:delText>
        </w:r>
      </w:del>
      <w:del w:id="1049" w:author="elvis_ting 丁士珉" w:date="2025-05-15T16:01:00Z" w16du:dateUtc="2025-05-15T08:01:00Z">
        <w:r w:rsidR="007933C0">
          <w:rPr>
            <w:rFonts w:hint="eastAsia"/>
          </w:rPr>
          <w:delText>選擇備份資料要儲存到哪一個儲存庫，下拉式選單中可以選擇已經新增的儲存庫，留空則自動使用設定為預設的儲存庫。當沒有任何一個儲存庫被設定為預設儲存庫時，這個欄位會要求使用者必須選定其中一個儲存庫。</w:delText>
        </w:r>
      </w:del>
    </w:p>
    <w:p w14:paraId="06A6B584" w14:textId="59A60484" w:rsidR="003274E1" w:rsidRDefault="00840AE8" w:rsidP="0073342D">
      <w:pPr>
        <w:pStyle w:val="a7"/>
        <w:numPr>
          <w:ilvl w:val="0"/>
          <w:numId w:val="26"/>
        </w:numPr>
        <w:ind w:leftChars="0"/>
      </w:pPr>
      <w:ins w:id="1050" w:author="elvis_ting 丁士珉" w:date="2025-05-16T11:24:00Z" w16du:dateUtc="2025-05-16T03:24:00Z">
        <w:r>
          <w:rPr>
            <w:rFonts w:hint="eastAsia"/>
          </w:rPr>
          <w:t>備份檔案存活時間：設定備份檔案在儲存庫當中的存活時間。格式為數量加上時間單位，可以使用的時間單位有：</w:t>
        </w:r>
        <w:r>
          <w:br/>
        </w:r>
        <w:r>
          <w:rPr>
            <w:rFonts w:hint="eastAsia"/>
          </w:rPr>
          <w:t>「</w:t>
        </w:r>
        <w:r>
          <w:t>ns</w:t>
        </w:r>
        <w:r>
          <w:rPr>
            <w:rFonts w:hint="eastAsia"/>
          </w:rPr>
          <w:t>」：</w:t>
        </w:r>
        <w:r>
          <w:rPr>
            <w:rFonts w:hint="eastAsia"/>
          </w:rPr>
          <w:t>n</w:t>
        </w:r>
        <w:r>
          <w:t>anosecond</w:t>
        </w:r>
        <w:r>
          <w:br/>
        </w:r>
        <w:r>
          <w:rPr>
            <w:rFonts w:hint="eastAsia"/>
          </w:rPr>
          <w:t>「</w:t>
        </w:r>
        <w:r>
          <w:t>us</w:t>
        </w:r>
        <w:r>
          <w:rPr>
            <w:rFonts w:hint="eastAsia"/>
          </w:rPr>
          <w:t>」：</w:t>
        </w:r>
        <w:r>
          <w:t>microsecond</w:t>
        </w:r>
        <w:r>
          <w:br/>
        </w:r>
        <w:r>
          <w:rPr>
            <w:rFonts w:hint="eastAsia"/>
          </w:rPr>
          <w:t>「</w:t>
        </w:r>
        <w:proofErr w:type="spellStart"/>
        <w:r>
          <w:t>ms</w:t>
        </w:r>
        <w:proofErr w:type="spellEnd"/>
        <w:r>
          <w:rPr>
            <w:rFonts w:hint="eastAsia"/>
          </w:rPr>
          <w:t>」：</w:t>
        </w:r>
        <w:r>
          <w:t>millisecond</w:t>
        </w:r>
        <w:r>
          <w:br/>
        </w:r>
        <w:r>
          <w:rPr>
            <w:rFonts w:hint="eastAsia"/>
          </w:rPr>
          <w:t>「</w:t>
        </w:r>
        <w:r>
          <w:t>s</w:t>
        </w:r>
        <w:r>
          <w:rPr>
            <w:rFonts w:hint="eastAsia"/>
          </w:rPr>
          <w:t>」：</w:t>
        </w:r>
        <w:r>
          <w:t>second</w:t>
        </w:r>
        <w:r>
          <w:br/>
        </w:r>
        <w:r>
          <w:rPr>
            <w:rFonts w:hint="eastAsia"/>
          </w:rPr>
          <w:t>「</w:t>
        </w:r>
        <w:r>
          <w:t>m</w:t>
        </w:r>
        <w:r>
          <w:rPr>
            <w:rFonts w:hint="eastAsia"/>
          </w:rPr>
          <w:t>」：</w:t>
        </w:r>
        <w:r>
          <w:t>minute</w:t>
        </w:r>
        <w:r>
          <w:br/>
        </w:r>
        <w:r>
          <w:rPr>
            <w:rFonts w:hint="eastAsia"/>
          </w:rPr>
          <w:t>「</w:t>
        </w:r>
        <w:r>
          <w:t>h</w:t>
        </w:r>
        <w:r>
          <w:rPr>
            <w:rFonts w:hint="eastAsia"/>
          </w:rPr>
          <w:t>」：</w:t>
        </w:r>
        <w:r>
          <w:t>hour</w:t>
        </w:r>
        <w:r>
          <w:br/>
        </w:r>
        <w:r>
          <w:rPr>
            <w:rFonts w:hint="eastAsia"/>
          </w:rPr>
          <w:t>數量不得為負數，可以是分數</w:t>
        </w:r>
        <w:r>
          <w:rPr>
            <w:rFonts w:hint="eastAsia"/>
          </w:rPr>
          <w:t>(0.XXX</w:t>
        </w:r>
        <w:r>
          <w:rPr>
            <w:rFonts w:hint="eastAsia"/>
          </w:rPr>
          <w:t>、</w:t>
        </w:r>
        <w:r>
          <w:rPr>
            <w:rFonts w:hint="eastAsia"/>
          </w:rPr>
          <w:t>X</w:t>
        </w:r>
        <w:r>
          <w:t>X</w:t>
        </w:r>
        <w:r>
          <w:rPr>
            <w:rFonts w:hint="eastAsia"/>
          </w:rPr>
          <w:t>X.</w:t>
        </w:r>
        <w:r>
          <w:t>XXX</w:t>
        </w:r>
        <w:r>
          <w:rPr>
            <w:rFonts w:hint="eastAsia"/>
          </w:rPr>
          <w:t>)</w:t>
        </w:r>
        <w:r>
          <w:rPr>
            <w:rFonts w:hint="eastAsia"/>
          </w:rPr>
          <w:t>，也可以是大於下一個時間單位的數量。可以是多個數量與單位的組合，沒有輸入的話會使用預設值</w:t>
        </w:r>
        <w:r>
          <w:rPr>
            <w:rFonts w:hint="eastAsia"/>
          </w:rPr>
          <w:t>720</w:t>
        </w:r>
        <w:r>
          <w:t>h</w:t>
        </w:r>
        <w:r>
          <w:rPr>
            <w:rFonts w:hint="eastAsia"/>
          </w:rPr>
          <w:t>(720</w:t>
        </w:r>
        <w:r>
          <w:rPr>
            <w:rFonts w:hint="eastAsia"/>
          </w:rPr>
          <w:t>小時</w:t>
        </w:r>
        <w:r>
          <w:rPr>
            <w:rFonts w:hint="eastAsia"/>
          </w:rPr>
          <w:t>)</w:t>
        </w:r>
        <w:r>
          <w:rPr>
            <w:rFonts w:hint="eastAsia"/>
          </w:rPr>
          <w:t>，也就是</w:t>
        </w:r>
        <w:r>
          <w:rPr>
            <w:rFonts w:hint="eastAsia"/>
          </w:rPr>
          <w:t>30</w:t>
        </w:r>
        <w:r>
          <w:rPr>
            <w:rFonts w:hint="eastAsia"/>
          </w:rPr>
          <w:t>天。以下是可以接受的輸入範例：</w:t>
        </w:r>
        <w:r>
          <w:br/>
        </w:r>
        <w:r>
          <w:rPr>
            <w:rFonts w:hint="eastAsia"/>
          </w:rPr>
          <w:t>「</w:t>
        </w:r>
        <w:r w:rsidRPr="007D04E5">
          <w:t>30h</w:t>
        </w:r>
        <w:r>
          <w:rPr>
            <w:rFonts w:hint="eastAsia"/>
          </w:rPr>
          <w:t>」：代表</w:t>
        </w:r>
        <w:r>
          <w:rPr>
            <w:rFonts w:hint="eastAsia"/>
          </w:rPr>
          <w:t>30</w:t>
        </w:r>
        <w:r>
          <w:rPr>
            <w:rFonts w:hint="eastAsia"/>
          </w:rPr>
          <w:t>個小時。</w:t>
        </w:r>
        <w:r>
          <w:br/>
        </w:r>
        <w:r>
          <w:rPr>
            <w:rFonts w:hint="eastAsia"/>
          </w:rPr>
          <w:t>「</w:t>
        </w:r>
        <w:r>
          <w:rPr>
            <w:rFonts w:hint="eastAsia"/>
          </w:rPr>
          <w:t>2h</w:t>
        </w:r>
        <w:r w:rsidRPr="007D04E5">
          <w:t>25m50s</w:t>
        </w:r>
        <w:r>
          <w:rPr>
            <w:rFonts w:hint="eastAsia"/>
          </w:rPr>
          <w:t>」：代表</w:t>
        </w:r>
        <w:r>
          <w:rPr>
            <w:rFonts w:hint="eastAsia"/>
          </w:rPr>
          <w:t>2</w:t>
        </w:r>
        <w:r>
          <w:rPr>
            <w:rFonts w:hint="eastAsia"/>
          </w:rPr>
          <w:t>小時</w:t>
        </w:r>
        <w:r>
          <w:rPr>
            <w:rFonts w:hint="eastAsia"/>
          </w:rPr>
          <w:t>25</w:t>
        </w:r>
        <w:r>
          <w:rPr>
            <w:rFonts w:hint="eastAsia"/>
          </w:rPr>
          <w:t>分鐘</w:t>
        </w:r>
        <w:r>
          <w:rPr>
            <w:rFonts w:hint="eastAsia"/>
          </w:rPr>
          <w:t>50</w:t>
        </w:r>
        <w:r>
          <w:rPr>
            <w:rFonts w:hint="eastAsia"/>
          </w:rPr>
          <w:t>秒。</w:t>
        </w:r>
        <w:r>
          <w:br/>
        </w:r>
        <w:r>
          <w:rPr>
            <w:rFonts w:hint="eastAsia"/>
          </w:rPr>
          <w:t>「</w:t>
        </w:r>
        <w:r>
          <w:t>5</w:t>
        </w:r>
        <w:r w:rsidRPr="007D04E5">
          <w:t>.3h</w:t>
        </w:r>
        <w:r>
          <w:rPr>
            <w:rFonts w:hint="eastAsia"/>
          </w:rPr>
          <w:t>」：代表</w:t>
        </w:r>
        <w:r>
          <w:rPr>
            <w:rFonts w:hint="eastAsia"/>
          </w:rPr>
          <w:t>5.3</w:t>
        </w:r>
        <w:r>
          <w:rPr>
            <w:rFonts w:hint="eastAsia"/>
          </w:rPr>
          <w:t>小時，也就是</w:t>
        </w:r>
        <w:r>
          <w:rPr>
            <w:rFonts w:hint="eastAsia"/>
          </w:rPr>
          <w:t>318</w:t>
        </w:r>
        <w:r>
          <w:rPr>
            <w:rFonts w:hint="eastAsia"/>
          </w:rPr>
          <w:t>分鐘。</w:t>
        </w:r>
        <w:r>
          <w:br/>
        </w:r>
        <w:r>
          <w:rPr>
            <w:rFonts w:hint="eastAsia"/>
          </w:rPr>
          <w:t>「</w:t>
        </w:r>
        <w:r w:rsidRPr="007D04E5">
          <w:t>0.3m80s</w:t>
        </w:r>
        <w:r>
          <w:rPr>
            <w:rFonts w:hint="eastAsia"/>
          </w:rPr>
          <w:t>」：代表</w:t>
        </w:r>
        <w:r>
          <w:rPr>
            <w:rFonts w:hint="eastAsia"/>
          </w:rPr>
          <w:t>0.3</w:t>
        </w:r>
        <w:r>
          <w:rPr>
            <w:rFonts w:hint="eastAsia"/>
          </w:rPr>
          <w:t>分鐘又</w:t>
        </w:r>
        <w:r>
          <w:rPr>
            <w:rFonts w:hint="eastAsia"/>
          </w:rPr>
          <w:t>80</w:t>
        </w:r>
        <w:r>
          <w:rPr>
            <w:rFonts w:hint="eastAsia"/>
          </w:rPr>
          <w:t>秒，也就是</w:t>
        </w:r>
        <w:r>
          <w:rPr>
            <w:rFonts w:hint="eastAsia"/>
          </w:rPr>
          <w:t>98</w:t>
        </w:r>
        <w:r>
          <w:rPr>
            <w:rFonts w:hint="eastAsia"/>
          </w:rPr>
          <w:t>秒。</w:t>
        </w:r>
      </w:ins>
      <w:del w:id="1051" w:author="elvis_ting 丁士珉" w:date="2025-05-16T11:24:00Z" w16du:dateUtc="2025-05-16T03:24:00Z">
        <w:r w:rsidR="003274E1">
          <w:rPr>
            <w:rFonts w:hint="eastAsia"/>
          </w:rPr>
          <w:delText>備份檔案存活時間：</w:delText>
        </w:r>
      </w:del>
      <w:del w:id="1052" w:author="elvis_ting 丁士珉" w:date="2025-05-15T16:01:00Z" w16du:dateUtc="2025-05-15T08:01:00Z">
        <w:r w:rsidR="003274E1">
          <w:rPr>
            <w:rFonts w:hint="eastAsia"/>
          </w:rPr>
          <w:delText>設定備份檔案在儲存庫當中的存活時間。格式為數量加上時間單位，可以使用的時間單位有：</w:delText>
        </w:r>
        <w:r w:rsidR="003274E1">
          <w:delText>”ns”</w:delText>
        </w:r>
        <w:r w:rsidR="003274E1">
          <w:rPr>
            <w:rFonts w:hint="eastAsia"/>
          </w:rPr>
          <w:delText>(n</w:delText>
        </w:r>
        <w:r w:rsidR="003274E1">
          <w:delText>anosecond</w:delText>
        </w:r>
        <w:r w:rsidR="003274E1">
          <w:rPr>
            <w:rFonts w:hint="eastAsia"/>
          </w:rPr>
          <w:delText>)</w:delText>
        </w:r>
        <w:r w:rsidR="007933C0">
          <w:rPr>
            <w:rFonts w:hint="eastAsia"/>
          </w:rPr>
          <w:delText>、</w:delText>
        </w:r>
        <w:r w:rsidR="003274E1">
          <w:delText>”us”(microsecond)</w:delText>
        </w:r>
        <w:r w:rsidR="003274E1">
          <w:rPr>
            <w:rFonts w:hint="eastAsia"/>
          </w:rPr>
          <w:delText>、</w:delText>
        </w:r>
        <w:r w:rsidR="003274E1">
          <w:delText>”ms”(millisecond)</w:delText>
        </w:r>
        <w:r w:rsidR="003274E1">
          <w:rPr>
            <w:rFonts w:hint="eastAsia"/>
          </w:rPr>
          <w:delText>、</w:delText>
        </w:r>
        <w:r w:rsidR="003274E1">
          <w:delText>”s”(second)</w:delText>
        </w:r>
        <w:r w:rsidR="003274E1">
          <w:rPr>
            <w:rFonts w:hint="eastAsia"/>
          </w:rPr>
          <w:delText>、</w:delText>
        </w:r>
        <w:r w:rsidR="003274E1">
          <w:delText>”m”(minute)</w:delText>
        </w:r>
        <w:r w:rsidR="003274E1">
          <w:rPr>
            <w:rFonts w:hint="eastAsia"/>
          </w:rPr>
          <w:delText>、</w:delText>
        </w:r>
        <w:r w:rsidR="003274E1">
          <w:delText>”h”(hour)</w:delText>
        </w:r>
        <w:r w:rsidR="007933C0">
          <w:rPr>
            <w:rFonts w:hint="eastAsia"/>
          </w:rPr>
          <w:delText>。</w:delText>
        </w:r>
        <w:r w:rsidR="003274E1">
          <w:rPr>
            <w:rFonts w:hint="eastAsia"/>
          </w:rPr>
          <w:delText>數量不得為負數，可以是分數</w:delText>
        </w:r>
        <w:r w:rsidR="003274E1">
          <w:rPr>
            <w:rFonts w:hint="eastAsia"/>
          </w:rPr>
          <w:delText>(0.XXX</w:delText>
        </w:r>
        <w:r w:rsidR="003274E1">
          <w:rPr>
            <w:rFonts w:hint="eastAsia"/>
          </w:rPr>
          <w:delText>、</w:delText>
        </w:r>
        <w:r w:rsidR="003274E1">
          <w:rPr>
            <w:rFonts w:hint="eastAsia"/>
          </w:rPr>
          <w:delText>X</w:delText>
        </w:r>
        <w:r w:rsidR="003274E1">
          <w:delText>X</w:delText>
        </w:r>
        <w:r w:rsidR="003274E1">
          <w:rPr>
            <w:rFonts w:hint="eastAsia"/>
          </w:rPr>
          <w:delText>X.</w:delText>
        </w:r>
        <w:r w:rsidR="003274E1">
          <w:delText>XXX</w:delText>
        </w:r>
        <w:r w:rsidR="003274E1">
          <w:rPr>
            <w:rFonts w:hint="eastAsia"/>
          </w:rPr>
          <w:delText>)</w:delText>
        </w:r>
        <w:r w:rsidR="003274E1">
          <w:rPr>
            <w:rFonts w:hint="eastAsia"/>
          </w:rPr>
          <w:delText>，也可以是大於下一個時間單位的數量。可以是多個數量與單位的組合。以下是可以使用的範例：</w:delText>
        </w:r>
        <w:r w:rsidR="003274E1">
          <w:delText>”</w:delText>
        </w:r>
        <w:r w:rsidR="003274E1" w:rsidRPr="007D04E5">
          <w:delText>30h</w:delText>
        </w:r>
        <w:r w:rsidR="003274E1">
          <w:delText>”</w:delText>
        </w:r>
        <w:r w:rsidR="003274E1" w:rsidRPr="007D04E5">
          <w:delText xml:space="preserve">, </w:delText>
        </w:r>
        <w:r w:rsidR="003274E1">
          <w:delText>“</w:delText>
        </w:r>
        <w:r w:rsidR="003274E1">
          <w:rPr>
            <w:rFonts w:hint="eastAsia"/>
          </w:rPr>
          <w:delText>2h</w:delText>
        </w:r>
        <w:r w:rsidR="003274E1" w:rsidRPr="007D04E5">
          <w:delText>25m50s</w:delText>
        </w:r>
        <w:r w:rsidR="003274E1">
          <w:delText>”</w:delText>
        </w:r>
        <w:r w:rsidR="003274E1" w:rsidRPr="007D04E5">
          <w:delText xml:space="preserve">, </w:delText>
        </w:r>
        <w:r w:rsidR="003274E1">
          <w:delText>“5</w:delText>
        </w:r>
        <w:r w:rsidR="003274E1" w:rsidRPr="007D04E5">
          <w:delText>.3h</w:delText>
        </w:r>
        <w:r w:rsidR="003274E1">
          <w:delText>”</w:delText>
        </w:r>
        <w:r w:rsidR="003274E1" w:rsidRPr="007D04E5">
          <w:delText xml:space="preserve">, </w:delText>
        </w:r>
        <w:r w:rsidR="003274E1">
          <w:delText>“</w:delText>
        </w:r>
        <w:r w:rsidR="003274E1" w:rsidRPr="007D04E5">
          <w:delText>0.3m80s</w:delText>
        </w:r>
        <w:r w:rsidR="003274E1">
          <w:delText>”</w:delText>
        </w:r>
        <w:r w:rsidR="003274E1">
          <w:rPr>
            <w:rFonts w:hint="eastAsia"/>
          </w:rPr>
          <w:delText>。預設時間是</w:delText>
        </w:r>
        <w:r w:rsidR="003274E1">
          <w:rPr>
            <w:rFonts w:hint="eastAsia"/>
          </w:rPr>
          <w:delText>720h</w:delText>
        </w:r>
        <w:r w:rsidR="003274E1">
          <w:rPr>
            <w:rFonts w:hint="eastAsia"/>
          </w:rPr>
          <w:delText>，也就是</w:delText>
        </w:r>
        <w:r w:rsidR="003274E1">
          <w:rPr>
            <w:rFonts w:hint="eastAsia"/>
          </w:rPr>
          <w:delText>30</w:delText>
        </w:r>
        <w:r w:rsidR="003274E1">
          <w:rPr>
            <w:rFonts w:hint="eastAsia"/>
          </w:rPr>
          <w:delText>天。</w:delText>
        </w:r>
      </w:del>
    </w:p>
    <w:p w14:paraId="341969A6" w14:textId="4A5C54B4" w:rsidR="003274E1" w:rsidRPr="00626122" w:rsidRDefault="003274E1" w:rsidP="0073342D">
      <w:pPr>
        <w:pStyle w:val="a7"/>
        <w:numPr>
          <w:ilvl w:val="0"/>
          <w:numId w:val="26"/>
        </w:numPr>
        <w:ind w:leftChars="0"/>
      </w:pPr>
      <w:del w:id="1053" w:author="elvis_ting 丁士珉" w:date="2025-05-15T16:02:00Z" w16du:dateUtc="2025-05-15T08:02:00Z">
        <w:r>
          <w:rPr>
            <w:rFonts w:hint="eastAsia"/>
          </w:rPr>
          <w:delText>預設所有磁碟</w:delText>
        </w:r>
      </w:del>
      <w:ins w:id="1054" w:author="elvis_ting 丁士珉" w:date="2025-05-16T11:25:00Z" w16du:dateUtc="2025-05-16T03:25:00Z">
        <w:r>
          <w:rPr>
            <w:rFonts w:hint="eastAsia"/>
          </w:rPr>
          <w:t>啟用檔案系統備份：設定是否要</w:t>
        </w:r>
        <w:r w:rsidR="00C40EAF">
          <w:rPr>
            <w:rFonts w:hint="eastAsia"/>
          </w:rPr>
          <w:t>在這次備份設定中開啟檔案系統備份，檔案系統備份適用於大多數的</w:t>
        </w:r>
        <w:r w:rsidR="00C40EAF">
          <w:rPr>
            <w:rFonts w:hint="eastAsia"/>
          </w:rPr>
          <w:t>Kubernetes</w:t>
        </w:r>
        <w:r w:rsidR="00C40EAF">
          <w:rPr>
            <w:rFonts w:hint="eastAsia"/>
          </w:rPr>
          <w:t>儲存卷類型，但是可能會有部分備</w:t>
        </w:r>
        <w:r w:rsidR="00C40EAF">
          <w:rPr>
            <w:rFonts w:hint="eastAsia"/>
          </w:rPr>
          <w:lastRenderedPageBreak/>
          <w:t>份資料不一致的問題，可以依照需求或是使用場景決定是否開啟。如果備份的項目中有</w:t>
        </w:r>
        <w:r w:rsidR="00C40EAF">
          <w:rPr>
            <w:rFonts w:hint="eastAsia"/>
          </w:rPr>
          <w:t>PV</w:t>
        </w:r>
        <w:r w:rsidR="00C40EAF">
          <w:rPr>
            <w:rFonts w:hint="eastAsia"/>
          </w:rPr>
          <w:t>且備份失敗時，或是發現備份後的資料有稍微差異的話，可以啟用或停用此選項試試看。</w:t>
        </w:r>
      </w:ins>
      <w:del w:id="1055" w:author="elvis_ting 丁士珉" w:date="2025-05-16T11:25:00Z" w16du:dateUtc="2025-05-16T03:25:00Z">
        <w:r w:rsidDel="00C40EAF">
          <w:rPr>
            <w:rFonts w:hint="eastAsia"/>
          </w:rPr>
          <w:delText>啟用檔案系統備份：</w:delText>
        </w:r>
      </w:del>
      <w:del w:id="1056" w:author="elvis_ting 丁士珉" w:date="2025-05-15T16:02:00Z" w16du:dateUtc="2025-05-15T08:02:00Z">
        <w:r w:rsidDel="002D2D80">
          <w:rPr>
            <w:rFonts w:hint="eastAsia"/>
          </w:rPr>
          <w:delText>設定是否要</w:delText>
        </w:r>
        <w:r>
          <w:rPr>
            <w:rFonts w:hint="eastAsia"/>
          </w:rPr>
          <w:delText>備份指定</w:delText>
        </w:r>
        <w:r w:rsidR="00626122">
          <w:rPr>
            <w:rFonts w:hint="eastAsia"/>
          </w:rPr>
          <w:delText>項目</w:delText>
        </w:r>
        <w:r>
          <w:rPr>
            <w:rFonts w:hint="eastAsia"/>
          </w:rPr>
          <w:delText>當中的</w:delText>
        </w:r>
        <w:r>
          <w:rPr>
            <w:rFonts w:hint="eastAsia"/>
          </w:rPr>
          <w:delText>pod</w:delText>
        </w:r>
        <w:r w:rsidR="00626122">
          <w:rPr>
            <w:rFonts w:hint="eastAsia"/>
          </w:rPr>
          <w:delText>所使用到的</w:delText>
        </w:r>
        <w:r w:rsidR="00626122">
          <w:rPr>
            <w:rFonts w:hint="eastAsia"/>
          </w:rPr>
          <w:delText>PVC</w:delText>
        </w:r>
        <w:r w:rsidR="00626122">
          <w:rPr>
            <w:rFonts w:hint="eastAsia"/>
          </w:rPr>
          <w:delText>。</w:delText>
        </w:r>
      </w:del>
    </w:p>
    <w:p w14:paraId="201A1043" w14:textId="77777777" w:rsidR="003D3B39" w:rsidRDefault="003D3B39" w:rsidP="00607EA4"/>
    <w:p w14:paraId="5AE5FAD2" w14:textId="0BDF8223" w:rsidR="00626122" w:rsidRDefault="00626122" w:rsidP="00607EA4">
      <w:r>
        <w:rPr>
          <w:rFonts w:hint="eastAsia"/>
        </w:rPr>
        <w:t>設定完成後點擊下一步，進入第三頁輸入：</w:t>
      </w:r>
    </w:p>
    <w:p w14:paraId="6812B2E7" w14:textId="612D3445" w:rsidR="00626122" w:rsidRDefault="00626122" w:rsidP="00607EA4">
      <w:r w:rsidRPr="00626122">
        <w:rPr>
          <w:noProof/>
        </w:rPr>
        <w:drawing>
          <wp:inline distT="0" distB="0" distL="0" distR="0" wp14:anchorId="1E3B1E20" wp14:editId="1441327E">
            <wp:extent cx="5274310" cy="3752850"/>
            <wp:effectExtent l="0" t="0" r="254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752850"/>
                    </a:xfrm>
                    <a:prstGeom prst="rect">
                      <a:avLst/>
                    </a:prstGeom>
                  </pic:spPr>
                </pic:pic>
              </a:graphicData>
            </a:graphic>
          </wp:inline>
        </w:drawing>
      </w:r>
    </w:p>
    <w:p w14:paraId="3CDC0C50" w14:textId="3A305D33" w:rsidR="005B07F1" w:rsidRDefault="005B07F1" w:rsidP="00A27667">
      <w:pPr>
        <w:pStyle w:val="a7"/>
        <w:numPr>
          <w:ilvl w:val="0"/>
          <w:numId w:val="27"/>
        </w:numPr>
        <w:ind w:leftChars="0"/>
      </w:pPr>
      <w:r>
        <w:rPr>
          <w:rFonts w:hint="eastAsia"/>
        </w:rPr>
        <w:t>包含項目：設定備份時要包含集群上的哪些項目，如果留空則代表要包含集群上的所有項目。</w:t>
      </w:r>
    </w:p>
    <w:p w14:paraId="60D135AC" w14:textId="6C74499D" w:rsidR="005B07F1" w:rsidRDefault="005B07F1" w:rsidP="00A27667">
      <w:pPr>
        <w:pStyle w:val="a7"/>
        <w:numPr>
          <w:ilvl w:val="0"/>
          <w:numId w:val="27"/>
        </w:numPr>
        <w:ind w:leftChars="0"/>
      </w:pPr>
      <w:r>
        <w:rPr>
          <w:rFonts w:hint="eastAsia"/>
        </w:rPr>
        <w:t>排除項目：設定備份時要排除集群上的哪些項目，如果留空則代表不排除集群上的任何項目。</w:t>
      </w:r>
    </w:p>
    <w:p w14:paraId="2D8CBB1D" w14:textId="6CCBC94C" w:rsidR="00626122" w:rsidRDefault="005B07F1" w:rsidP="005B07F1">
      <w:r>
        <w:rPr>
          <w:rFonts w:hint="eastAsia"/>
        </w:rPr>
        <w:t>包含項目和排除項目同時都有輸入內容時，例如設定為包含</w:t>
      </w:r>
      <w:r>
        <w:rPr>
          <w:rFonts w:hint="eastAsia"/>
        </w:rPr>
        <w:t>A</w:t>
      </w:r>
      <w:r>
        <w:rPr>
          <w:rFonts w:hint="eastAsia"/>
        </w:rPr>
        <w:t>項目且排除</w:t>
      </w:r>
      <w:r>
        <w:rPr>
          <w:rFonts w:hint="eastAsia"/>
        </w:rPr>
        <w:t>B</w:t>
      </w:r>
      <w:r>
        <w:rPr>
          <w:rFonts w:hint="eastAsia"/>
        </w:rPr>
        <w:t>項目時，會以包含項目中的設定優先，所以實際上該備份只會包含</w:t>
      </w:r>
      <w:r>
        <w:rPr>
          <w:rFonts w:hint="eastAsia"/>
        </w:rPr>
        <w:t>A</w:t>
      </w:r>
      <w:r>
        <w:rPr>
          <w:rFonts w:hint="eastAsia"/>
        </w:rPr>
        <w:t>項目。包含和排除項目不可設定相同的項目，例如</w:t>
      </w:r>
      <w:del w:id="1057" w:author="elvis_ting 丁士珉" w:date="2025-05-16T11:26:00Z" w16du:dateUtc="2025-05-16T03:26:00Z">
        <w:r>
          <w:rPr>
            <w:rFonts w:hint="eastAsia"/>
          </w:rPr>
          <w:delText>包含</w:delText>
        </w:r>
        <w:r>
          <w:rPr>
            <w:rFonts w:hint="eastAsia"/>
          </w:rPr>
          <w:delText>A</w:delText>
        </w:r>
      </w:del>
      <w:r>
        <w:rPr>
          <w:rFonts w:hint="eastAsia"/>
        </w:rPr>
        <w:t>項目</w:t>
      </w:r>
      <w:ins w:id="1058" w:author="elvis_ting 丁士珉" w:date="2025-05-16T11:26:00Z" w16du:dateUtc="2025-05-16T03:26:00Z">
        <w:r w:rsidR="00C40EAF">
          <w:rPr>
            <w:rFonts w:hint="eastAsia"/>
          </w:rPr>
          <w:t>A</w:t>
        </w:r>
      </w:ins>
      <w:r>
        <w:rPr>
          <w:rFonts w:hint="eastAsia"/>
        </w:rPr>
        <w:t>同時</w:t>
      </w:r>
      <w:ins w:id="1059" w:author="elvis_ting 丁士珉" w:date="2025-05-16T11:26:00Z" w16du:dateUtc="2025-05-16T03:26:00Z">
        <w:r w:rsidR="00C40EAF">
          <w:rPr>
            <w:rFonts w:hint="eastAsia"/>
          </w:rPr>
          <w:t>出現在包含與排除</w:t>
        </w:r>
      </w:ins>
      <w:del w:id="1060" w:author="elvis_ting 丁士珉" w:date="2025-05-16T11:26:00Z" w16du:dateUtc="2025-05-16T03:26:00Z">
        <w:r>
          <w:rPr>
            <w:rFonts w:hint="eastAsia"/>
          </w:rPr>
          <w:delText>排除</w:delText>
        </w:r>
        <w:r>
          <w:rPr>
            <w:rFonts w:hint="eastAsia"/>
          </w:rPr>
          <w:delText>B</w:delText>
        </w:r>
      </w:del>
      <w:r>
        <w:rPr>
          <w:rFonts w:hint="eastAsia"/>
        </w:rPr>
        <w:t>項目</w:t>
      </w:r>
      <w:ins w:id="1061" w:author="elvis_ting 丁士珉" w:date="2025-05-16T11:26:00Z" w16du:dateUtc="2025-05-16T03:26:00Z">
        <w:r w:rsidR="00C40EAF">
          <w:rPr>
            <w:rFonts w:hint="eastAsia"/>
          </w:rPr>
          <w:t>中</w:t>
        </w:r>
      </w:ins>
      <w:r>
        <w:rPr>
          <w:rFonts w:hint="eastAsia"/>
        </w:rPr>
        <w:t>，這樣的設定是無效的輸入。</w:t>
      </w:r>
    </w:p>
    <w:p w14:paraId="57336466" w14:textId="77777777" w:rsidR="005B07F1" w:rsidRDefault="005B07F1" w:rsidP="005B07F1"/>
    <w:p w14:paraId="2920F668" w14:textId="16B0DBC9" w:rsidR="00626122" w:rsidRDefault="00626122" w:rsidP="00607EA4">
      <w:r>
        <w:rPr>
          <w:rFonts w:hint="eastAsia"/>
        </w:rPr>
        <w:t>設定完成後點擊下一步，進入第四頁輸入：</w:t>
      </w:r>
    </w:p>
    <w:p w14:paraId="63596EDF" w14:textId="66654C03" w:rsidR="00626122" w:rsidRDefault="000D5B8C" w:rsidP="00607EA4">
      <w:r w:rsidRPr="000D5B8C">
        <w:rPr>
          <w:noProof/>
        </w:rPr>
        <w:lastRenderedPageBreak/>
        <w:drawing>
          <wp:inline distT="0" distB="0" distL="0" distR="0" wp14:anchorId="572203D4" wp14:editId="1809407A">
            <wp:extent cx="5274310" cy="3712845"/>
            <wp:effectExtent l="0" t="0" r="2540" b="1905"/>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712845"/>
                    </a:xfrm>
                    <a:prstGeom prst="rect">
                      <a:avLst/>
                    </a:prstGeom>
                  </pic:spPr>
                </pic:pic>
              </a:graphicData>
            </a:graphic>
          </wp:inline>
        </w:drawing>
      </w:r>
    </w:p>
    <w:p w14:paraId="3A1825DA" w14:textId="61800988" w:rsidR="000D5B8C" w:rsidRDefault="000D5B8C" w:rsidP="009210A8">
      <w:pPr>
        <w:pStyle w:val="a7"/>
        <w:numPr>
          <w:ilvl w:val="0"/>
          <w:numId w:val="28"/>
        </w:numPr>
        <w:ind w:leftChars="0"/>
      </w:pPr>
      <w:r>
        <w:rPr>
          <w:rFonts w:hint="eastAsia"/>
        </w:rPr>
        <w:t>移動快照資料：是否移動快照資料，當要備份的資料中的</w:t>
      </w:r>
      <w:r>
        <w:rPr>
          <w:rFonts w:hint="eastAsia"/>
        </w:rPr>
        <w:t>PVC</w:t>
      </w:r>
      <w:r>
        <w:rPr>
          <w:rFonts w:hint="eastAsia"/>
        </w:rPr>
        <w:t>是有建立快照</w:t>
      </w:r>
      <w:r>
        <w:rPr>
          <w:rFonts w:hint="eastAsia"/>
        </w:rPr>
        <w:t>(s</w:t>
      </w:r>
      <w:r>
        <w:t>napshot</w:t>
      </w:r>
      <w:r>
        <w:rPr>
          <w:rFonts w:hint="eastAsia"/>
        </w:rPr>
        <w:t>)</w:t>
      </w:r>
      <w:r>
        <w:rPr>
          <w:rFonts w:hint="eastAsia"/>
        </w:rPr>
        <w:t>的時候，需要將此選項設定為</w:t>
      </w:r>
      <w:ins w:id="1062" w:author="elvis_ting 丁士珉" w:date="2025-05-16T11:28:00Z" w16du:dateUtc="2025-05-16T03:28:00Z">
        <w:r w:rsidR="008C3A59" w:rsidRPr="00987434">
          <w:rPr>
            <w:rFonts w:hint="eastAsia"/>
          </w:rPr>
          <w:t>「</w:t>
        </w:r>
        <w:r w:rsidR="008C3A59">
          <w:rPr>
            <w:rFonts w:hint="eastAsia"/>
          </w:rPr>
          <w:t>是</w:t>
        </w:r>
        <w:r w:rsidR="008C3A59" w:rsidRPr="00987434">
          <w:rPr>
            <w:rFonts w:hint="eastAsia"/>
          </w:rPr>
          <w:t>」</w:t>
        </w:r>
      </w:ins>
      <w:del w:id="1063" w:author="elvis_ting 丁士珉" w:date="2025-05-16T11:27:00Z" w16du:dateUtc="2025-05-16T03:27:00Z">
        <w:r>
          <w:delText>”</w:delText>
        </w:r>
      </w:del>
      <w:del w:id="1064" w:author="elvis_ting 丁士珉" w:date="2025-05-16T11:28:00Z" w16du:dateUtc="2025-05-16T03:28:00Z">
        <w:r>
          <w:rPr>
            <w:rFonts w:hint="eastAsia"/>
          </w:rPr>
          <w:delText>是</w:delText>
        </w:r>
      </w:del>
      <w:del w:id="1065" w:author="elvis_ting 丁士珉" w:date="2025-05-16T11:27:00Z" w16du:dateUtc="2025-05-16T03:27:00Z">
        <w:r>
          <w:delText>”</w:delText>
        </w:r>
      </w:del>
      <w:r>
        <w:rPr>
          <w:rFonts w:hint="eastAsia"/>
        </w:rPr>
        <w:t>，才能夠將</w:t>
      </w:r>
      <w:r>
        <w:rPr>
          <w:rFonts w:hint="eastAsia"/>
        </w:rPr>
        <w:t>PVC</w:t>
      </w:r>
      <w:r>
        <w:rPr>
          <w:rFonts w:hint="eastAsia"/>
        </w:rPr>
        <w:t>的快照資料一併備份到儲存庫中。</w:t>
      </w:r>
    </w:p>
    <w:p w14:paraId="76DCDCB0" w14:textId="17C800A5" w:rsidR="00626122" w:rsidRDefault="00C40EAF" w:rsidP="009210A8">
      <w:pPr>
        <w:pStyle w:val="a7"/>
        <w:numPr>
          <w:ilvl w:val="0"/>
          <w:numId w:val="28"/>
        </w:numPr>
        <w:ind w:leftChars="0"/>
      </w:pPr>
      <w:ins w:id="1066" w:author="elvis_ting 丁士珉" w:date="2025-05-16T11:27:00Z" w16du:dateUtc="2025-05-16T03:27:00Z">
        <w:r>
          <w:rPr>
            <w:rFonts w:hint="eastAsia"/>
          </w:rPr>
          <w:t>快照儲存庫：設定</w:t>
        </w:r>
        <w:r>
          <w:rPr>
            <w:rFonts w:hint="eastAsia"/>
          </w:rPr>
          <w:t>PVC</w:t>
        </w:r>
        <w:r>
          <w:rPr>
            <w:rFonts w:hint="eastAsia"/>
          </w:rPr>
          <w:t>的快照資料要儲存到哪個儲存庫，這個欄位可以輸入多個儲存庫做使用。當有儲存庫被指定為預設儲存庫時，留空此選項會自動帶入預設儲存庫。如果沒有預設儲存庫存在，此欄位會要求使用者從已經創建的儲存庫中選擇至少一個。</w:t>
        </w:r>
      </w:ins>
      <w:del w:id="1067" w:author="elvis_ting 丁士珉" w:date="2025-05-16T11:27:00Z" w16du:dateUtc="2025-05-16T03:27:00Z">
        <w:r w:rsidR="000D5B8C">
          <w:rPr>
            <w:rFonts w:hint="eastAsia"/>
          </w:rPr>
          <w:delText>快照儲存庫：設定</w:delText>
        </w:r>
        <w:r w:rsidR="000D5B8C">
          <w:rPr>
            <w:rFonts w:hint="eastAsia"/>
          </w:rPr>
          <w:delText>PVC</w:delText>
        </w:r>
        <w:r w:rsidR="000D5B8C">
          <w:rPr>
            <w:rFonts w:hint="eastAsia"/>
          </w:rPr>
          <w:delText>的快照資料要儲存到哪個儲存庫，這個欄位可以輸入多個儲存庫做使用。當有預設儲存庫時，留空此選項可以自動使用預設儲存庫。如果沒有儲存庫，此欄位會要求使用者選擇至少一個儲存庫使用。</w:delText>
        </w:r>
      </w:del>
    </w:p>
    <w:p w14:paraId="52810059" w14:textId="77777777" w:rsidR="00626122" w:rsidRDefault="00626122" w:rsidP="00607EA4"/>
    <w:p w14:paraId="21E927BE" w14:textId="61FF30BE" w:rsidR="00607EA4" w:rsidRPr="000A557A" w:rsidRDefault="00607EA4" w:rsidP="00607EA4">
      <w:r>
        <w:rPr>
          <w:rFonts w:hint="eastAsia"/>
        </w:rPr>
        <w:t>完成輸入後點擊創建完成新增，回到定時備份頁面可以看到剛才新增的定時備份及簡易資訊：</w:t>
      </w:r>
    </w:p>
    <w:p w14:paraId="08A67ADE" w14:textId="467094D3" w:rsidR="00607EA4" w:rsidRPr="00607EA4" w:rsidRDefault="004467E7" w:rsidP="00607EA4">
      <w:del w:id="1068" w:author="elvis_ting 丁士珉" w:date="2025-05-15T16:04:00Z" w16du:dateUtc="2025-05-15T08:04:00Z">
        <w:r w:rsidRPr="004467E7">
          <w:rPr>
            <w:noProof/>
          </w:rPr>
          <w:drawing>
            <wp:inline distT="0" distB="0" distL="0" distR="0" wp14:anchorId="0D3CF276" wp14:editId="0C3C2C9A">
              <wp:extent cx="5274310" cy="943610"/>
              <wp:effectExtent l="0" t="0" r="2540" b="889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43610"/>
                      </a:xfrm>
                      <a:prstGeom prst="rect">
                        <a:avLst/>
                      </a:prstGeom>
                    </pic:spPr>
                  </pic:pic>
                </a:graphicData>
              </a:graphic>
            </wp:inline>
          </w:drawing>
        </w:r>
      </w:del>
      <w:ins w:id="1069" w:author="elvis_ting 丁士珉" w:date="2025-05-15T16:04:00Z" w16du:dateUtc="2025-05-15T08:04:00Z">
        <w:r w:rsidR="004F7A40" w:rsidRPr="004F7A40">
          <w:rPr>
            <w:noProof/>
          </w:rPr>
          <w:t xml:space="preserve"> </w:t>
        </w:r>
        <w:r w:rsidR="004F7A40" w:rsidRPr="004F7A40">
          <w:rPr>
            <w:noProof/>
          </w:rPr>
          <w:drawing>
            <wp:inline distT="0" distB="0" distL="0" distR="0" wp14:anchorId="5387EA6C" wp14:editId="6B7A4A10">
              <wp:extent cx="5274310" cy="1480820"/>
              <wp:effectExtent l="0" t="0" r="2540" b="5080"/>
              <wp:docPr id="636109652" name="圖片 1" descr="一張含有 文字, 字型, 行,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9652" name="圖片 1" descr="一張含有 文字, 字型, 行, 螢幕擷取畫面 的圖片&#10;&#10;AI 產生的內容可能不正確。"/>
                      <pic:cNvPicPr/>
                    </pic:nvPicPr>
                    <pic:blipFill>
                      <a:blip r:embed="rId109"/>
                      <a:stretch>
                        <a:fillRect/>
                      </a:stretch>
                    </pic:blipFill>
                    <pic:spPr>
                      <a:xfrm>
                        <a:off x="0" y="0"/>
                        <a:ext cx="5274310" cy="1480820"/>
                      </a:xfrm>
                      <a:prstGeom prst="rect">
                        <a:avLst/>
                      </a:prstGeom>
                    </pic:spPr>
                  </pic:pic>
                </a:graphicData>
              </a:graphic>
            </wp:inline>
          </w:drawing>
        </w:r>
      </w:ins>
    </w:p>
    <w:p w14:paraId="75C45E21" w14:textId="77777777" w:rsidR="00607EA4" w:rsidRDefault="00607EA4" w:rsidP="00607EA4"/>
    <w:p w14:paraId="095BFCC5" w14:textId="46443DE3" w:rsidR="00607EA4" w:rsidRDefault="00607EA4" w:rsidP="00607EA4">
      <w:r>
        <w:rPr>
          <w:rFonts w:hint="eastAsia"/>
        </w:rPr>
        <w:t>點擊右側</w:t>
      </w:r>
      <w:ins w:id="1070" w:author="elvis_ting 丁士珉" w:date="2025-05-16T11:31:00Z" w16du:dateUtc="2025-05-16T03:31:00Z">
        <w:r w:rsidR="00AD344D">
          <w:rPr>
            <w:rFonts w:hint="eastAsia"/>
          </w:rPr>
          <w:t>「</w:t>
        </w:r>
        <w:r w:rsidR="009E1F4E" w:rsidRPr="009E1F4E">
          <w:rPr>
            <w:rFonts w:hint="eastAsia"/>
            <w:eastAsianLayout w:id="-712843517" w:vert="1" w:vertCompress="1"/>
            <w:rPrChange w:id="1071" w:author="elvis_ting 丁士珉" w:date="2025-05-16T11:31:00Z" w16du:dateUtc="2025-05-16T03:31:00Z">
              <w:rPr>
                <w:rFonts w:hint="eastAsia"/>
              </w:rPr>
            </w:rPrChange>
          </w:rPr>
          <w:t>…</w:t>
        </w:r>
        <w:r w:rsidR="009E1F4E">
          <w:rPr>
            <w:rFonts w:hint="eastAsia"/>
          </w:rPr>
          <w:t>」</w:t>
        </w:r>
      </w:ins>
      <w:del w:id="1072" w:author="elvis_ting 丁士珉" w:date="2025-05-16T11:30:00Z" w16du:dateUtc="2025-05-16T03:30:00Z">
        <w:r>
          <w:rPr>
            <w:rFonts w:hint="eastAsia"/>
          </w:rPr>
          <w:delText>3</w:delText>
        </w:r>
        <w:r>
          <w:rPr>
            <w:rFonts w:hint="eastAsia"/>
          </w:rPr>
          <w:delText>個點</w:delText>
        </w:r>
      </w:del>
      <w:r>
        <w:rPr>
          <w:rFonts w:hint="eastAsia"/>
        </w:rPr>
        <w:t>圖案可以開啟快速選單，有編輯</w:t>
      </w:r>
      <w:ins w:id="1073" w:author="elvis_ting 丁士珉" w:date="2025-05-16T11:31:00Z" w16du:dateUtc="2025-05-16T03:31:00Z">
        <w:r w:rsidR="009E1F4E">
          <w:rPr>
            <w:rFonts w:hint="eastAsia"/>
          </w:rPr>
          <w:t>資訊</w:t>
        </w:r>
      </w:ins>
      <w:r>
        <w:rPr>
          <w:rFonts w:hint="eastAsia"/>
        </w:rPr>
        <w:t>和刪除兩個動作可以選擇：</w:t>
      </w:r>
    </w:p>
    <w:p w14:paraId="28FCD0E2" w14:textId="77777777" w:rsidR="00607EA4" w:rsidRPr="002A2F39" w:rsidRDefault="00607EA4" w:rsidP="00607EA4">
      <w:r w:rsidRPr="00057403">
        <w:rPr>
          <w:noProof/>
        </w:rPr>
        <w:lastRenderedPageBreak/>
        <w:drawing>
          <wp:inline distT="0" distB="0" distL="0" distR="0" wp14:anchorId="57AF7F25" wp14:editId="02ADA282">
            <wp:extent cx="2391109" cy="1695687"/>
            <wp:effectExtent l="0" t="0" r="9525"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1109" cy="1695687"/>
                    </a:xfrm>
                    <a:prstGeom prst="rect">
                      <a:avLst/>
                    </a:prstGeom>
                  </pic:spPr>
                </pic:pic>
              </a:graphicData>
            </a:graphic>
          </wp:inline>
        </w:drawing>
      </w:r>
    </w:p>
    <w:p w14:paraId="05E6343D" w14:textId="77777777" w:rsidR="00607EA4" w:rsidRDefault="00607EA4" w:rsidP="00607EA4"/>
    <w:p w14:paraId="6B6EBC3C" w14:textId="560380D9" w:rsidR="00607EA4" w:rsidRDefault="00607EA4" w:rsidP="00607EA4">
      <w:r>
        <w:rPr>
          <w:rFonts w:hint="eastAsia"/>
        </w:rPr>
        <w:t>點選名稱可以進入詳細資料頁面，可以看到關於定時備份的所有資訊，也有編輯資訊和刪除按鈕可以使用：</w:t>
      </w:r>
    </w:p>
    <w:p w14:paraId="05ECC02B" w14:textId="00594C75" w:rsidR="00607EA4" w:rsidRPr="00607EA4" w:rsidRDefault="004467E7" w:rsidP="002C31FC">
      <w:pPr>
        <w:rPr>
          <w:ins w:id="1074" w:author="elvis_ting 丁士珉" w:date="2025-05-15T16:04:00Z" w16du:dateUtc="2025-05-15T08:04:00Z"/>
        </w:rPr>
      </w:pPr>
      <w:del w:id="1075" w:author="elvis_ting 丁士珉" w:date="2025-05-15T16:04:00Z" w16du:dateUtc="2025-05-15T08:04:00Z">
        <w:r w:rsidRPr="004467E7">
          <w:rPr>
            <w:noProof/>
          </w:rPr>
          <w:drawing>
            <wp:inline distT="0" distB="0" distL="0" distR="0" wp14:anchorId="31EC2B0E" wp14:editId="08F4AD0C">
              <wp:extent cx="5274310" cy="3724275"/>
              <wp:effectExtent l="0" t="0" r="2540" b="952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3724275"/>
                      </a:xfrm>
                      <a:prstGeom prst="rect">
                        <a:avLst/>
                      </a:prstGeom>
                    </pic:spPr>
                  </pic:pic>
                </a:graphicData>
              </a:graphic>
            </wp:inline>
          </w:drawing>
        </w:r>
      </w:del>
      <w:ins w:id="1076" w:author="elvis_ting 丁士珉" w:date="2025-05-15T16:04:00Z" w16du:dateUtc="2025-05-15T08:04:00Z">
        <w:r w:rsidR="00A84531" w:rsidRPr="00A84531">
          <w:rPr>
            <w:noProof/>
          </w:rPr>
          <w:t xml:space="preserve"> </w:t>
        </w:r>
        <w:r w:rsidR="00A84531" w:rsidRPr="00A84531">
          <w:rPr>
            <w:noProof/>
          </w:rPr>
          <w:drawing>
            <wp:inline distT="0" distB="0" distL="0" distR="0" wp14:anchorId="2A7FAD15" wp14:editId="20F53960">
              <wp:extent cx="3362794" cy="3982006"/>
              <wp:effectExtent l="0" t="0" r="0" b="0"/>
              <wp:docPr id="803560810"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0810" name="圖片 1" descr="一張含有 文字, 螢幕擷取畫面, 字型 的圖片&#10;&#10;AI 產生的內容可能不正確。"/>
                      <pic:cNvPicPr/>
                    </pic:nvPicPr>
                    <pic:blipFill>
                      <a:blip r:embed="rId111"/>
                      <a:stretch>
                        <a:fillRect/>
                      </a:stretch>
                    </pic:blipFill>
                    <pic:spPr>
                      <a:xfrm>
                        <a:off x="0" y="0"/>
                        <a:ext cx="3362794" cy="3982006"/>
                      </a:xfrm>
                      <a:prstGeom prst="rect">
                        <a:avLst/>
                      </a:prstGeom>
                    </pic:spPr>
                  </pic:pic>
                </a:graphicData>
              </a:graphic>
            </wp:inline>
          </w:drawing>
        </w:r>
      </w:ins>
    </w:p>
    <w:p w14:paraId="55CD5CF3" w14:textId="0A447F12" w:rsidR="00A84531" w:rsidRPr="00607EA4" w:rsidRDefault="00A84531" w:rsidP="002C31FC">
      <w:ins w:id="1077" w:author="elvis_ting 丁士珉" w:date="2025-05-15T16:04:00Z" w16du:dateUtc="2025-05-15T08:04:00Z">
        <w:r w:rsidRPr="00A84531">
          <w:rPr>
            <w:noProof/>
          </w:rPr>
          <w:lastRenderedPageBreak/>
          <w:drawing>
            <wp:inline distT="0" distB="0" distL="0" distR="0" wp14:anchorId="00CB99CE" wp14:editId="0E205260">
              <wp:extent cx="5274310" cy="3201670"/>
              <wp:effectExtent l="0" t="0" r="2540" b="0"/>
              <wp:docPr id="218230499" name="圖片 1" descr="一張含有 文字, 螢幕擷取畫面, 軟體, 電腦圖示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30499" name="圖片 1" descr="一張含有 文字, 螢幕擷取畫面, 軟體, 電腦圖示 的圖片&#10;&#10;AI 產生的內容可能不正確。"/>
                      <pic:cNvPicPr/>
                    </pic:nvPicPr>
                    <pic:blipFill>
                      <a:blip r:embed="rId112"/>
                      <a:stretch>
                        <a:fillRect/>
                      </a:stretch>
                    </pic:blipFill>
                    <pic:spPr>
                      <a:xfrm>
                        <a:off x="0" y="0"/>
                        <a:ext cx="5274310" cy="3201670"/>
                      </a:xfrm>
                      <a:prstGeom prst="rect">
                        <a:avLst/>
                      </a:prstGeom>
                    </pic:spPr>
                  </pic:pic>
                </a:graphicData>
              </a:graphic>
            </wp:inline>
          </w:drawing>
        </w:r>
      </w:ins>
    </w:p>
    <w:p w14:paraId="7A117725" w14:textId="77777777" w:rsidR="00607EA4" w:rsidRDefault="00607EA4" w:rsidP="002C31FC"/>
    <w:p w14:paraId="197A87A4" w14:textId="77777777" w:rsidR="002C31FC" w:rsidRDefault="002C31FC" w:rsidP="002C31FC">
      <w:pPr>
        <w:pStyle w:val="3"/>
        <w:numPr>
          <w:ilvl w:val="1"/>
          <w:numId w:val="2"/>
        </w:numPr>
      </w:pPr>
      <w:r>
        <w:rPr>
          <w:rFonts w:hint="eastAsia"/>
        </w:rPr>
        <w:t>編輯方式</w:t>
      </w:r>
    </w:p>
    <w:p w14:paraId="0CB265B0" w14:textId="2B88FB22" w:rsidR="002C31FC" w:rsidRPr="00607EA4" w:rsidRDefault="00607EA4" w:rsidP="002C31FC">
      <w:r w:rsidRPr="00607EA4">
        <w:rPr>
          <w:rFonts w:hint="eastAsia"/>
        </w:rPr>
        <w:t>編輯時，會自動帶出可編輯的欄位</w:t>
      </w:r>
      <w:r w:rsidR="00DD25CD">
        <w:rPr>
          <w:rFonts w:hint="eastAsia"/>
        </w:rPr>
        <w:t>以及</w:t>
      </w:r>
      <w:r w:rsidRPr="00607EA4">
        <w:rPr>
          <w:rFonts w:hint="eastAsia"/>
        </w:rPr>
        <w:t>原本的內容，自行修改</w:t>
      </w:r>
      <w:r w:rsidR="00066E7B">
        <w:rPr>
          <w:rFonts w:hint="eastAsia"/>
        </w:rPr>
        <w:t>或清空</w:t>
      </w:r>
      <w:r w:rsidRPr="00607EA4">
        <w:rPr>
          <w:rFonts w:hint="eastAsia"/>
        </w:rPr>
        <w:t>需要編輯的欄位，不想修改的欄位保持原樣即可。點擊下一步或上一步在不同設定中切換，在最後一頁點擊確定完成編輯：</w:t>
      </w:r>
    </w:p>
    <w:p w14:paraId="14260CB2" w14:textId="10B1BFE6" w:rsidR="00607EA4" w:rsidRDefault="00D37D6E" w:rsidP="002C31FC">
      <w:r w:rsidRPr="00D37D6E">
        <w:rPr>
          <w:noProof/>
        </w:rPr>
        <w:drawing>
          <wp:inline distT="0" distB="0" distL="0" distR="0" wp14:anchorId="0E1B856B" wp14:editId="45B7BBCB">
            <wp:extent cx="5274310" cy="3728720"/>
            <wp:effectExtent l="0" t="0" r="2540" b="5080"/>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728720"/>
                    </a:xfrm>
                    <a:prstGeom prst="rect">
                      <a:avLst/>
                    </a:prstGeom>
                  </pic:spPr>
                </pic:pic>
              </a:graphicData>
            </a:graphic>
          </wp:inline>
        </w:drawing>
      </w:r>
    </w:p>
    <w:p w14:paraId="4FC01543" w14:textId="16FBAF78" w:rsidR="00D37D6E" w:rsidRDefault="005C3CF1" w:rsidP="002C31FC">
      <w:del w:id="1078" w:author="elvis_ting 丁士珉" w:date="2025-05-15T16:04:00Z" w16du:dateUtc="2025-05-15T08:04:00Z">
        <w:r w:rsidRPr="005C3CF1">
          <w:rPr>
            <w:noProof/>
          </w:rPr>
          <w:lastRenderedPageBreak/>
          <w:drawing>
            <wp:inline distT="0" distB="0" distL="0" distR="0" wp14:anchorId="4E5C4C2D" wp14:editId="2B4C1B4E">
              <wp:extent cx="5274310" cy="3716020"/>
              <wp:effectExtent l="0" t="0" r="2540"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716020"/>
                      </a:xfrm>
                      <a:prstGeom prst="rect">
                        <a:avLst/>
                      </a:prstGeom>
                    </pic:spPr>
                  </pic:pic>
                </a:graphicData>
              </a:graphic>
            </wp:inline>
          </w:drawing>
        </w:r>
      </w:del>
      <w:ins w:id="1079" w:author="elvis_ting 丁士珉" w:date="2025-05-15T16:04:00Z" w16du:dateUtc="2025-05-15T08:04:00Z">
        <w:r w:rsidR="00F57611" w:rsidRPr="00F57611">
          <w:rPr>
            <w:noProof/>
          </w:rPr>
          <w:t xml:space="preserve"> </w:t>
        </w:r>
        <w:r w:rsidR="00F57611" w:rsidRPr="00F57611">
          <w:rPr>
            <w:noProof/>
          </w:rPr>
          <w:drawing>
            <wp:inline distT="0" distB="0" distL="0" distR="0" wp14:anchorId="5428BCED" wp14:editId="396939D5">
              <wp:extent cx="5274310" cy="3741420"/>
              <wp:effectExtent l="0" t="0" r="2540" b="0"/>
              <wp:docPr id="843001726" name="圖片 1" descr="一張含有 文字, 螢幕擷取畫面, 軟體, 網頁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01726" name="圖片 1" descr="一張含有 文字, 螢幕擷取畫面, 軟體, 網頁 的圖片&#10;&#10;AI 產生的內容可能不正確。"/>
                      <pic:cNvPicPr/>
                    </pic:nvPicPr>
                    <pic:blipFill>
                      <a:blip r:embed="rId115"/>
                      <a:stretch>
                        <a:fillRect/>
                      </a:stretch>
                    </pic:blipFill>
                    <pic:spPr>
                      <a:xfrm>
                        <a:off x="0" y="0"/>
                        <a:ext cx="5274310" cy="3741420"/>
                      </a:xfrm>
                      <a:prstGeom prst="rect">
                        <a:avLst/>
                      </a:prstGeom>
                    </pic:spPr>
                  </pic:pic>
                </a:graphicData>
              </a:graphic>
            </wp:inline>
          </w:drawing>
        </w:r>
      </w:ins>
    </w:p>
    <w:p w14:paraId="68610517" w14:textId="6D275BC5" w:rsidR="005C3CF1" w:rsidRDefault="005C3CF1" w:rsidP="002C31FC">
      <w:r w:rsidRPr="005C3CF1">
        <w:rPr>
          <w:noProof/>
        </w:rPr>
        <w:drawing>
          <wp:inline distT="0" distB="0" distL="0" distR="0" wp14:anchorId="19F8772D" wp14:editId="111A7799">
            <wp:extent cx="5274310" cy="3690620"/>
            <wp:effectExtent l="0" t="0" r="2540" b="508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690620"/>
                    </a:xfrm>
                    <a:prstGeom prst="rect">
                      <a:avLst/>
                    </a:prstGeom>
                  </pic:spPr>
                </pic:pic>
              </a:graphicData>
            </a:graphic>
          </wp:inline>
        </w:drawing>
      </w:r>
    </w:p>
    <w:p w14:paraId="002D2CC6" w14:textId="5DA2BDB7" w:rsidR="005C3CF1" w:rsidRDefault="005C3CF1" w:rsidP="002C31FC">
      <w:r w:rsidRPr="005C3CF1">
        <w:rPr>
          <w:noProof/>
        </w:rPr>
        <w:lastRenderedPageBreak/>
        <w:drawing>
          <wp:inline distT="0" distB="0" distL="0" distR="0" wp14:anchorId="4754F3BD" wp14:editId="5347516A">
            <wp:extent cx="5274310" cy="3718560"/>
            <wp:effectExtent l="0" t="0" r="254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718560"/>
                    </a:xfrm>
                    <a:prstGeom prst="rect">
                      <a:avLst/>
                    </a:prstGeom>
                  </pic:spPr>
                </pic:pic>
              </a:graphicData>
            </a:graphic>
          </wp:inline>
        </w:drawing>
      </w:r>
    </w:p>
    <w:p w14:paraId="2FF0A502" w14:textId="77777777" w:rsidR="00607EA4" w:rsidRDefault="00607EA4" w:rsidP="002C31FC"/>
    <w:p w14:paraId="32F3D2E0" w14:textId="77777777" w:rsidR="002C31FC" w:rsidRDefault="002C31FC" w:rsidP="002C31FC">
      <w:pPr>
        <w:pStyle w:val="3"/>
        <w:numPr>
          <w:ilvl w:val="1"/>
          <w:numId w:val="2"/>
        </w:numPr>
      </w:pPr>
      <w:r>
        <w:rPr>
          <w:rFonts w:hint="eastAsia"/>
        </w:rPr>
        <w:t>刪除方式</w:t>
      </w:r>
    </w:p>
    <w:p w14:paraId="4B8A0BD7" w14:textId="58051F2F" w:rsidR="00607EA4" w:rsidRPr="00607EA4" w:rsidRDefault="00607EA4" w:rsidP="00607EA4">
      <w:r w:rsidRPr="00607EA4">
        <w:rPr>
          <w:rFonts w:hint="eastAsia"/>
        </w:rPr>
        <w:t>刪除時，需要輸入</w:t>
      </w:r>
      <w:ins w:id="1080" w:author="elvis_ting 丁士珉" w:date="2025-05-16T11:32:00Z" w16du:dateUtc="2025-05-16T03:32:00Z">
        <w:r w:rsidR="009E1F4E">
          <w:rPr>
            <w:rFonts w:hint="eastAsia"/>
          </w:rPr>
          <w:t>定時備份</w:t>
        </w:r>
      </w:ins>
      <w:r w:rsidRPr="00607EA4">
        <w:rPr>
          <w:rFonts w:hint="eastAsia"/>
        </w:rPr>
        <w:t>名稱確認是否要刪除，輸入完正確的名稱後，才可以點擊右下角</w:t>
      </w:r>
      <w:ins w:id="1081" w:author="elvis_ting 丁士珉" w:date="2025-05-15T16:05:00Z" w16du:dateUtc="2025-05-15T08:05:00Z">
        <w:r w:rsidR="00F57611">
          <w:rPr>
            <w:rFonts w:hint="eastAsia"/>
          </w:rPr>
          <w:t>紅色</w:t>
        </w:r>
      </w:ins>
      <w:r w:rsidRPr="00607EA4">
        <w:rPr>
          <w:rFonts w:hint="eastAsia"/>
        </w:rPr>
        <w:t>確定</w:t>
      </w:r>
      <w:ins w:id="1082" w:author="elvis_ting 丁士珉" w:date="2025-05-15T16:05:00Z" w16du:dateUtc="2025-05-15T08:05:00Z">
        <w:r w:rsidR="00F57611">
          <w:rPr>
            <w:rFonts w:hint="eastAsia"/>
          </w:rPr>
          <w:t>按鈕</w:t>
        </w:r>
      </w:ins>
      <w:r w:rsidRPr="00607EA4">
        <w:rPr>
          <w:rFonts w:hint="eastAsia"/>
        </w:rPr>
        <w:t>完成刪除：</w:t>
      </w:r>
    </w:p>
    <w:p w14:paraId="6C3134FB" w14:textId="625D8001" w:rsidR="00FC45D7" w:rsidRPr="00607EA4" w:rsidRDefault="009B2918" w:rsidP="003F284C">
      <w:del w:id="1083" w:author="elvis_ting 丁士珉" w:date="2025-05-15T16:05:00Z" w16du:dateUtc="2025-05-15T08:05:00Z">
        <w:r w:rsidRPr="009B2918">
          <w:rPr>
            <w:noProof/>
          </w:rPr>
          <w:drawing>
            <wp:inline distT="0" distB="0" distL="0" distR="0" wp14:anchorId="1B3EC392" wp14:editId="51E16CB6">
              <wp:extent cx="4744112" cy="1838582"/>
              <wp:effectExtent l="0" t="0" r="0" b="9525"/>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44112" cy="1838582"/>
                      </a:xfrm>
                      <a:prstGeom prst="rect">
                        <a:avLst/>
                      </a:prstGeom>
                    </pic:spPr>
                  </pic:pic>
                </a:graphicData>
              </a:graphic>
            </wp:inline>
          </w:drawing>
        </w:r>
      </w:del>
      <w:ins w:id="1084" w:author="elvis_ting 丁士珉" w:date="2025-05-15T16:05:00Z" w16du:dateUtc="2025-05-15T08:05:00Z">
        <w:r w:rsidR="00F57611" w:rsidRPr="00F57611">
          <w:rPr>
            <w:noProof/>
          </w:rPr>
          <w:t xml:space="preserve"> </w:t>
        </w:r>
        <w:r w:rsidR="00F57611" w:rsidRPr="00F57611">
          <w:rPr>
            <w:noProof/>
          </w:rPr>
          <w:drawing>
            <wp:inline distT="0" distB="0" distL="0" distR="0" wp14:anchorId="09C154B2" wp14:editId="58DAF107">
              <wp:extent cx="4791744" cy="1886213"/>
              <wp:effectExtent l="0" t="0" r="8890" b="0"/>
              <wp:docPr id="1862110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10269" name=""/>
                      <pic:cNvPicPr/>
                    </pic:nvPicPr>
                    <pic:blipFill>
                      <a:blip r:embed="rId119"/>
                      <a:stretch>
                        <a:fillRect/>
                      </a:stretch>
                    </pic:blipFill>
                    <pic:spPr>
                      <a:xfrm>
                        <a:off x="0" y="0"/>
                        <a:ext cx="4791744" cy="1886213"/>
                      </a:xfrm>
                      <a:prstGeom prst="rect">
                        <a:avLst/>
                      </a:prstGeom>
                    </pic:spPr>
                  </pic:pic>
                </a:graphicData>
              </a:graphic>
            </wp:inline>
          </w:drawing>
        </w:r>
      </w:ins>
    </w:p>
    <w:p w14:paraId="62BCEC71" w14:textId="77777777" w:rsidR="00D209A9" w:rsidRDefault="00D209A9" w:rsidP="003F284C"/>
    <w:p w14:paraId="186DC507" w14:textId="7165BA43" w:rsidR="00884DB3" w:rsidRDefault="0097397D" w:rsidP="00884DB3">
      <w:pPr>
        <w:pStyle w:val="2"/>
        <w:numPr>
          <w:ilvl w:val="0"/>
          <w:numId w:val="2"/>
        </w:numPr>
        <w:rPr>
          <w:sz w:val="40"/>
          <w:szCs w:val="40"/>
        </w:rPr>
      </w:pPr>
      <w:r>
        <w:rPr>
          <w:rFonts w:hint="eastAsia"/>
          <w:sz w:val="40"/>
          <w:szCs w:val="40"/>
        </w:rPr>
        <w:lastRenderedPageBreak/>
        <w:t>使用</w:t>
      </w:r>
      <w:r w:rsidR="00884DB3">
        <w:rPr>
          <w:rFonts w:hint="eastAsia"/>
          <w:sz w:val="40"/>
          <w:szCs w:val="40"/>
        </w:rPr>
        <w:t>場景</w:t>
      </w:r>
    </w:p>
    <w:p w14:paraId="5A595D3D" w14:textId="056682DC" w:rsidR="002652DC" w:rsidRDefault="002652DC" w:rsidP="002652DC">
      <w:pPr>
        <w:pStyle w:val="3"/>
        <w:numPr>
          <w:ilvl w:val="1"/>
          <w:numId w:val="2"/>
        </w:numPr>
      </w:pPr>
      <w:r>
        <w:rPr>
          <w:rFonts w:hint="eastAsia"/>
        </w:rPr>
        <w:t>單一集群備份到多個儲存庫</w:t>
      </w:r>
    </w:p>
    <w:p w14:paraId="293286C2" w14:textId="044F9330" w:rsidR="002652DC" w:rsidRDefault="00AF2F58" w:rsidP="002652DC">
      <w:r>
        <w:rPr>
          <w:rFonts w:hint="eastAsia"/>
        </w:rPr>
        <w:t>因為儲存庫、備份還有定時備份</w:t>
      </w:r>
      <w:del w:id="1085" w:author="elvis_ting 丁士珉" w:date="2025-05-15T16:41:00Z" w16du:dateUtc="2025-05-15T08:41:00Z">
        <w:r>
          <w:rPr>
            <w:rFonts w:hint="eastAsia"/>
          </w:rPr>
          <w:delText>設定</w:delText>
        </w:r>
      </w:del>
      <w:r>
        <w:rPr>
          <w:rFonts w:hint="eastAsia"/>
        </w:rPr>
        <w:t>等設定</w:t>
      </w:r>
      <w:r w:rsidR="00694D1B">
        <w:rPr>
          <w:rFonts w:hint="eastAsia"/>
        </w:rPr>
        <w:t>一次</w:t>
      </w:r>
      <w:r>
        <w:rPr>
          <w:rFonts w:hint="eastAsia"/>
        </w:rPr>
        <w:t>只能</w:t>
      </w:r>
      <w:r w:rsidR="00694D1B">
        <w:rPr>
          <w:rFonts w:hint="eastAsia"/>
        </w:rPr>
        <w:t>設定一個儲存庫，所以如果想要將集群中的資料備份到多個儲存庫，如下圖中的示範</w:t>
      </w:r>
      <w:r w:rsidR="00E5367B">
        <w:rPr>
          <w:rFonts w:hint="eastAsia"/>
        </w:rPr>
        <w:t>，則必須建立多個儲存庫設定，逐一連線到想要建立備份的儲存庫。並且建立多個</w:t>
      </w:r>
      <w:r w:rsidR="00FF5872">
        <w:rPr>
          <w:rFonts w:hint="eastAsia"/>
        </w:rPr>
        <w:t>備份</w:t>
      </w:r>
      <w:del w:id="1086" w:author="elvis_ting 丁士珉" w:date="2025-05-15T16:41:00Z" w16du:dateUtc="2025-05-15T08:41:00Z">
        <w:r w:rsidR="00FF5872">
          <w:rPr>
            <w:rFonts w:hint="eastAsia"/>
          </w:rPr>
          <w:delText>或定時備份</w:delText>
        </w:r>
      </w:del>
      <w:r w:rsidR="00FF5872">
        <w:rPr>
          <w:rFonts w:hint="eastAsia"/>
        </w:rPr>
        <w:t>設定，來讓資源被備份到</w:t>
      </w:r>
      <w:ins w:id="1087" w:author="elvis_ting 丁士珉" w:date="2025-05-15T16:26:00Z" w16du:dateUtc="2025-05-15T08:26:00Z">
        <w:r w:rsidR="00093224">
          <w:rPr>
            <w:rFonts w:hint="eastAsia"/>
          </w:rPr>
          <w:t>不同的</w:t>
        </w:r>
      </w:ins>
      <w:r w:rsidR="00FF5872">
        <w:rPr>
          <w:rFonts w:hint="eastAsia"/>
        </w:rPr>
        <w:t>儲存庫當中。</w:t>
      </w:r>
      <w:del w:id="1088" w:author="elvis_ting 丁士珉" w:date="2025-05-15T16:26:00Z" w16du:dateUtc="2025-05-15T08:26:00Z">
        <w:r w:rsidR="00F9359A">
          <w:rPr>
            <w:rFonts w:hint="eastAsia"/>
          </w:rPr>
          <w:delText>復原時可以選擇任一儲存庫當中的儲存檔案來復原。</w:delText>
        </w:r>
      </w:del>
    </w:p>
    <w:p w14:paraId="30C880BB" w14:textId="67150BE6" w:rsidR="00F9359A" w:rsidRDefault="007D6AAF" w:rsidP="002652DC">
      <w:r w:rsidRPr="007D6AAF">
        <w:rPr>
          <w:noProof/>
        </w:rPr>
        <w:drawing>
          <wp:inline distT="0" distB="0" distL="0" distR="0" wp14:anchorId="43EC0E67" wp14:editId="490CFBF0">
            <wp:extent cx="5274310" cy="2185035"/>
            <wp:effectExtent l="0" t="0" r="2540" b="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59F96F6B" w14:textId="77777777" w:rsidR="00F9359A" w:rsidRDefault="00F9359A" w:rsidP="002652DC"/>
    <w:p w14:paraId="6E645454" w14:textId="291F082E" w:rsidR="007D6AAF" w:rsidRDefault="007D6AAF" w:rsidP="002652DC">
      <w:r>
        <w:rPr>
          <w:rFonts w:hint="eastAsia"/>
        </w:rPr>
        <w:t>配置方式如下：</w:t>
      </w:r>
    </w:p>
    <w:p w14:paraId="097F6422" w14:textId="687D677F" w:rsidR="007D6AAF" w:rsidRDefault="007D6AAF" w:rsidP="002652DC">
      <w:r>
        <w:rPr>
          <w:rFonts w:hint="eastAsia"/>
        </w:rPr>
        <w:t>首先是儲存庫，每個儲存庫</w:t>
      </w:r>
      <w:r w:rsidR="00E925D3">
        <w:rPr>
          <w:rFonts w:hint="eastAsia"/>
        </w:rPr>
        <w:t>都需要新增一次，圖中有</w:t>
      </w:r>
      <w:r w:rsidR="00E925D3">
        <w:rPr>
          <w:rFonts w:hint="eastAsia"/>
        </w:rPr>
        <w:t>2</w:t>
      </w:r>
      <w:r w:rsidR="00E925D3">
        <w:rPr>
          <w:rFonts w:hint="eastAsia"/>
        </w:rPr>
        <w:t>個</w:t>
      </w:r>
      <w:r w:rsidR="00E925D3">
        <w:rPr>
          <w:rFonts w:hint="eastAsia"/>
        </w:rPr>
        <w:t>MinIO</w:t>
      </w:r>
      <w:r w:rsidR="00E925D3">
        <w:rPr>
          <w:rFonts w:hint="eastAsia"/>
        </w:rPr>
        <w:t>儲存庫和</w:t>
      </w:r>
      <w:r w:rsidR="00E925D3">
        <w:rPr>
          <w:rFonts w:hint="eastAsia"/>
        </w:rPr>
        <w:t>1</w:t>
      </w:r>
      <w:r w:rsidR="00E925D3">
        <w:rPr>
          <w:rFonts w:hint="eastAsia"/>
        </w:rPr>
        <w:t>個</w:t>
      </w:r>
      <w:r w:rsidR="00E925D3">
        <w:rPr>
          <w:rFonts w:hint="eastAsia"/>
        </w:rPr>
        <w:t>AWS</w:t>
      </w:r>
      <w:r w:rsidR="00E925D3">
        <w:rPr>
          <w:rFonts w:hint="eastAsia"/>
        </w:rPr>
        <w:t>儲存庫，所以總共會需要新增</w:t>
      </w:r>
      <w:r w:rsidR="00E925D3">
        <w:rPr>
          <w:rFonts w:hint="eastAsia"/>
        </w:rPr>
        <w:t>3</w:t>
      </w:r>
      <w:r w:rsidR="00E925D3">
        <w:rPr>
          <w:rFonts w:hint="eastAsia"/>
        </w:rPr>
        <w:t>次儲存庫</w:t>
      </w:r>
      <w:del w:id="1089" w:author="elvis_ting 丁士珉" w:date="2025-05-16T11:38:00Z" w16du:dateUtc="2025-05-16T03:38:00Z">
        <w:r w:rsidR="00E925D3">
          <w:rPr>
            <w:rFonts w:hint="eastAsia"/>
          </w:rPr>
          <w:delText>，如有需要也可以選擇任何一個儲存庫為預設儲存庫</w:delText>
        </w:r>
      </w:del>
      <w:r w:rsidR="00E925D3">
        <w:rPr>
          <w:rFonts w:hint="eastAsia"/>
        </w:rPr>
        <w:t>。</w:t>
      </w:r>
      <w:r w:rsidR="00D25117">
        <w:rPr>
          <w:rFonts w:hint="eastAsia"/>
        </w:rPr>
        <w:t>儲存庫的設定都是對於儲存庫的獨特設定，所以依照實際情況</w:t>
      </w:r>
      <w:r w:rsidR="00D25117">
        <w:rPr>
          <w:rFonts w:hint="eastAsia"/>
        </w:rPr>
        <w:t>(IP</w:t>
      </w:r>
      <w:r w:rsidR="00D25117">
        <w:rPr>
          <w:rFonts w:hint="eastAsia"/>
        </w:rPr>
        <w:t>、通訊埠等</w:t>
      </w:r>
      <w:r w:rsidR="00D25117">
        <w:rPr>
          <w:rFonts w:hint="eastAsia"/>
        </w:rPr>
        <w:t>)</w:t>
      </w:r>
      <w:r w:rsidR="00D25117">
        <w:rPr>
          <w:rFonts w:hint="eastAsia"/>
        </w:rPr>
        <w:t>和</w:t>
      </w:r>
      <w:ins w:id="1090" w:author="elvis_ting 丁士珉" w:date="2025-05-15T16:27:00Z" w16du:dateUtc="2025-05-15T08:27:00Z">
        <w:r w:rsidR="00BA29BE">
          <w:rPr>
            <w:rFonts w:hint="eastAsia"/>
          </w:rPr>
          <w:t>名稱</w:t>
        </w:r>
      </w:ins>
      <w:del w:id="1091" w:author="elvis_ting 丁士珉" w:date="2025-05-15T16:27:00Z" w16du:dateUtc="2025-05-15T08:27:00Z">
        <w:r w:rsidR="00D25117" w:rsidDel="00BA29BE">
          <w:rPr>
            <w:rFonts w:hint="eastAsia"/>
          </w:rPr>
          <w:delText>需求</w:delText>
        </w:r>
      </w:del>
      <w:r w:rsidR="00D25117">
        <w:rPr>
          <w:rFonts w:hint="eastAsia"/>
        </w:rPr>
        <w:t>(</w:t>
      </w:r>
      <w:ins w:id="1092" w:author="elvis_ting 丁士珉" w:date="2025-05-15T16:27:00Z" w16du:dateUtc="2025-05-15T08:27:00Z">
        <w:r w:rsidR="00BA29BE">
          <w:rPr>
            <w:rFonts w:hint="eastAsia"/>
          </w:rPr>
          <w:t>Bucket</w:t>
        </w:r>
        <w:r w:rsidR="00BA29BE">
          <w:rPr>
            <w:rFonts w:hint="eastAsia"/>
          </w:rPr>
          <w:t>名稱，</w:t>
        </w:r>
      </w:ins>
      <w:r w:rsidR="00D25117">
        <w:rPr>
          <w:rFonts w:hint="eastAsia"/>
        </w:rPr>
        <w:t>儲存</w:t>
      </w:r>
      <w:ins w:id="1093" w:author="elvis_ting 丁士珉" w:date="2025-05-15T16:28:00Z" w16du:dateUtc="2025-05-15T08:28:00Z">
        <w:r w:rsidR="00BA29BE">
          <w:rPr>
            <w:rFonts w:hint="eastAsia"/>
          </w:rPr>
          <w:t>庫前綴</w:t>
        </w:r>
      </w:ins>
      <w:r w:rsidR="00D25117">
        <w:rPr>
          <w:rFonts w:hint="eastAsia"/>
        </w:rPr>
        <w:t>位置等</w:t>
      </w:r>
      <w:r w:rsidR="00D25117">
        <w:rPr>
          <w:rFonts w:hint="eastAsia"/>
        </w:rPr>
        <w:t>)</w:t>
      </w:r>
      <w:r w:rsidR="00D25117">
        <w:rPr>
          <w:rFonts w:hint="eastAsia"/>
        </w:rPr>
        <w:t>來設定。</w:t>
      </w:r>
    </w:p>
    <w:p w14:paraId="119B97F5" w14:textId="3FF6A8AD" w:rsidR="00704119" w:rsidRDefault="00704119" w:rsidP="002652DC">
      <w:r>
        <w:rPr>
          <w:noProof/>
        </w:rPr>
        <mc:AlternateContent>
          <mc:Choice Requires="wps">
            <w:drawing>
              <wp:inline distT="0" distB="0" distL="0" distR="0" wp14:anchorId="74B1BEB9" wp14:editId="61EEC327">
                <wp:extent cx="5266944" cy="1404620"/>
                <wp:effectExtent l="0" t="0" r="10160" b="13970"/>
                <wp:docPr id="27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19213C31" w14:textId="49393B97" w:rsidR="00704119" w:rsidRDefault="00F704F8" w:rsidP="00704119">
                            <w:pPr>
                              <w:rPr>
                                <w:rFonts w:ascii="Consolas" w:hAnsi="Consolas"/>
                              </w:rPr>
                            </w:pPr>
                            <w:r>
                              <w:rPr>
                                <w:rFonts w:ascii="Consolas" w:hAnsi="Consolas" w:hint="eastAsia"/>
                              </w:rPr>
                              <w:t>儲存庫</w:t>
                            </w:r>
                            <w:r w:rsidR="00704119">
                              <w:rPr>
                                <w:rFonts w:ascii="Consolas" w:hAnsi="Consolas" w:hint="eastAsia"/>
                              </w:rPr>
                              <w:t>名稱：</w:t>
                            </w:r>
                            <w:r w:rsidR="00704119">
                              <w:rPr>
                                <w:rFonts w:ascii="Consolas" w:hAnsi="Consolas" w:hint="eastAsia"/>
                              </w:rPr>
                              <w:t>3</w:t>
                            </w:r>
                            <w:r w:rsidR="00704119">
                              <w:rPr>
                                <w:rFonts w:ascii="Consolas" w:hAnsi="Consolas" w:hint="eastAsia"/>
                              </w:rPr>
                              <w:t>次</w:t>
                            </w:r>
                            <w:r w:rsidR="00795945">
                              <w:rPr>
                                <w:rFonts w:ascii="Consolas" w:hAnsi="Consolas" w:hint="eastAsia"/>
                              </w:rPr>
                              <w:t>新增儲存庫</w:t>
                            </w:r>
                            <w:r w:rsidR="00704119">
                              <w:rPr>
                                <w:rFonts w:ascii="Consolas" w:hAnsi="Consolas" w:hint="eastAsia"/>
                              </w:rPr>
                              <w:t>需設定不同的名稱，否則無法新增</w:t>
                            </w:r>
                          </w:p>
                          <w:p w14:paraId="0E5DCFB9" w14:textId="263CC7E9" w:rsidR="00704119" w:rsidRPr="00715960" w:rsidRDefault="00795945" w:rsidP="00704119">
                            <w:pPr>
                              <w:rPr>
                                <w:rFonts w:ascii="Consolas" w:hAnsi="Consolas"/>
                              </w:rPr>
                            </w:pPr>
                            <w:r>
                              <w:rPr>
                                <w:rFonts w:ascii="Consolas" w:hAnsi="Consolas" w:hint="eastAsia"/>
                              </w:rPr>
                              <w:t>其他欄位：依照</w:t>
                            </w:r>
                            <w:r w:rsidR="00807C51">
                              <w:rPr>
                                <w:rFonts w:ascii="Consolas" w:hAnsi="Consolas" w:hint="eastAsia"/>
                              </w:rPr>
                              <w:t>實際設定及</w:t>
                            </w:r>
                            <w:r>
                              <w:rPr>
                                <w:rFonts w:ascii="Consolas" w:hAnsi="Consolas" w:hint="eastAsia"/>
                              </w:rPr>
                              <w:t>需求輸入</w:t>
                            </w:r>
                          </w:p>
                        </w:txbxContent>
                      </wps:txbx>
                      <wps:bodyPr rot="0" vert="horz" wrap="square" lIns="91440" tIns="45720" rIns="91440" bIns="45720" anchor="t" anchorCtr="0">
                        <a:spAutoFit/>
                      </wps:bodyPr>
                    </wps:wsp>
                  </a:graphicData>
                </a:graphic>
              </wp:inline>
            </w:drawing>
          </mc:Choice>
          <mc:Fallback>
            <w:pict>
              <v:shape w14:anchorId="74B1BEB9" id="_x0000_s1032"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snKwIAAEo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i6pMuQcaC+gvqI5FuYhhuXES8d2F+UDDjYJXU/&#10;98wKStRHjQ1czfM8bEIU8sVbZJvYW011q2GaI1RJPSXTdevj9kRqzQM2eidjC66ZnFLGgY0cnpYr&#10;bMStHK2uv4DNbwAAAP//AwBQSwMEFAAGAAgAAAAhAILZqX/cAAAABQEAAA8AAABkcnMvZG93bnJl&#10;di54bWxMj81qwzAQhO+FvIPYQG+NHBFK6nodSn8ovTQkae6KtbGNpZWxlMR9+6q9NJeFYYaZb4vV&#10;6Kw40xBazwjzWQaCuPKm5Rrha/d2twQRomajrWdC+KYAq3JyU+jc+Atv6LyNtUglHHKN0MTY51KG&#10;qiGnw8z3xMk7+sHpmORQSzPoSyp3Vqosu5dOt5wWGt3Tc0NVtz05hP07v65t15nN4uPT+5dw3O/M&#10;GvF2Oj49gog0xv8w/OIndCgT08Gf2ARhEdIj8e8mb6keFiAOCErNFciykNf05Q8AAAD//wMAUEsB&#10;Ai0AFAAGAAgAAAAhALaDOJL+AAAA4QEAABMAAAAAAAAAAAAAAAAAAAAAAFtDb250ZW50X1R5cGVz&#10;XS54bWxQSwECLQAUAAYACAAAACEAOP0h/9YAAACUAQAACwAAAAAAAAAAAAAAAAAvAQAAX3JlbHMv&#10;LnJlbHNQSwECLQAUAAYACAAAACEAlJK7JysCAABKBAAADgAAAAAAAAAAAAAAAAAuAgAAZHJzL2Uy&#10;b0RvYy54bWxQSwECLQAUAAYACAAAACEAgtmpf9wAAAAFAQAADwAAAAAAAAAAAAAAAACFBAAAZHJz&#10;L2Rvd25yZXYueG1sUEsFBgAAAAAEAAQA8wAAAI4FAAAAAA==&#10;" fillcolor="#cfcdcd [2894]">
                <v:textbox style="mso-fit-shape-to-text:t">
                  <w:txbxContent>
                    <w:p w14:paraId="19213C31" w14:textId="49393B97" w:rsidR="00704119" w:rsidRDefault="00F704F8" w:rsidP="00704119">
                      <w:pPr>
                        <w:rPr>
                          <w:rFonts w:ascii="Consolas" w:hAnsi="Consolas"/>
                        </w:rPr>
                      </w:pPr>
                      <w:r>
                        <w:rPr>
                          <w:rFonts w:ascii="Consolas" w:hAnsi="Consolas" w:hint="eastAsia"/>
                        </w:rPr>
                        <w:t>儲存庫</w:t>
                      </w:r>
                      <w:r w:rsidR="00704119">
                        <w:rPr>
                          <w:rFonts w:ascii="Consolas" w:hAnsi="Consolas" w:hint="eastAsia"/>
                        </w:rPr>
                        <w:t>名稱：</w:t>
                      </w:r>
                      <w:r w:rsidR="00704119">
                        <w:rPr>
                          <w:rFonts w:ascii="Consolas" w:hAnsi="Consolas" w:hint="eastAsia"/>
                        </w:rPr>
                        <w:t>3</w:t>
                      </w:r>
                      <w:r w:rsidR="00704119">
                        <w:rPr>
                          <w:rFonts w:ascii="Consolas" w:hAnsi="Consolas" w:hint="eastAsia"/>
                        </w:rPr>
                        <w:t>次</w:t>
                      </w:r>
                      <w:r w:rsidR="00795945">
                        <w:rPr>
                          <w:rFonts w:ascii="Consolas" w:hAnsi="Consolas" w:hint="eastAsia"/>
                        </w:rPr>
                        <w:t>新增儲存庫</w:t>
                      </w:r>
                      <w:r w:rsidR="00704119">
                        <w:rPr>
                          <w:rFonts w:ascii="Consolas" w:hAnsi="Consolas" w:hint="eastAsia"/>
                        </w:rPr>
                        <w:t>需設定不同的名稱，否則無法新增</w:t>
                      </w:r>
                    </w:p>
                    <w:p w14:paraId="0E5DCFB9" w14:textId="263CC7E9" w:rsidR="00704119" w:rsidRPr="00715960" w:rsidRDefault="00795945" w:rsidP="00704119">
                      <w:pPr>
                        <w:rPr>
                          <w:rFonts w:ascii="Consolas" w:hAnsi="Consolas"/>
                        </w:rPr>
                      </w:pPr>
                      <w:r>
                        <w:rPr>
                          <w:rFonts w:ascii="Consolas" w:hAnsi="Consolas" w:hint="eastAsia"/>
                        </w:rPr>
                        <w:t>其他欄位：依照</w:t>
                      </w:r>
                      <w:r w:rsidR="00807C51">
                        <w:rPr>
                          <w:rFonts w:ascii="Consolas" w:hAnsi="Consolas" w:hint="eastAsia"/>
                        </w:rPr>
                        <w:t>實際設定及</w:t>
                      </w:r>
                      <w:r>
                        <w:rPr>
                          <w:rFonts w:ascii="Consolas" w:hAnsi="Consolas" w:hint="eastAsia"/>
                        </w:rPr>
                        <w:t>需求輸入</w:t>
                      </w:r>
                    </w:p>
                  </w:txbxContent>
                </v:textbox>
                <w10:anchorlock/>
              </v:shape>
            </w:pict>
          </mc:Fallback>
        </mc:AlternateContent>
      </w:r>
    </w:p>
    <w:p w14:paraId="18136B92" w14:textId="77777777" w:rsidR="00D25117" w:rsidRDefault="00D25117" w:rsidP="002652DC"/>
    <w:p w14:paraId="1C35D10D" w14:textId="0CDE0E43" w:rsidR="007D6AAF" w:rsidRDefault="00D25117" w:rsidP="002652DC">
      <w:r>
        <w:rPr>
          <w:rFonts w:hint="eastAsia"/>
        </w:rPr>
        <w:t>如果想要持續</w:t>
      </w:r>
      <w:del w:id="1094" w:author="elvis_ting 丁士珉" w:date="2025-05-15T16:46:00Z" w16du:dateUtc="2025-05-15T08:46:00Z">
        <w:r>
          <w:rPr>
            <w:rFonts w:hint="eastAsia"/>
          </w:rPr>
          <w:delText>性</w:delText>
        </w:r>
      </w:del>
      <w:r>
        <w:rPr>
          <w:rFonts w:hint="eastAsia"/>
        </w:rPr>
        <w:t>的同時備份到</w:t>
      </w:r>
      <w:r w:rsidR="00E34F9A">
        <w:rPr>
          <w:rFonts w:hint="eastAsia"/>
        </w:rPr>
        <w:t>3</w:t>
      </w:r>
      <w:r>
        <w:rPr>
          <w:rFonts w:hint="eastAsia"/>
        </w:rPr>
        <w:t>個儲存庫，</w:t>
      </w:r>
      <w:r w:rsidR="00B660AC">
        <w:rPr>
          <w:rFonts w:hint="eastAsia"/>
        </w:rPr>
        <w:t>就</w:t>
      </w:r>
      <w:r>
        <w:rPr>
          <w:rFonts w:hint="eastAsia"/>
        </w:rPr>
        <w:t>需要</w:t>
      </w:r>
      <w:ins w:id="1095" w:author="elvis_ting 丁士珉" w:date="2025-05-15T16:28:00Z" w16du:dateUtc="2025-05-15T08:28:00Z">
        <w:r w:rsidR="00BA29BE">
          <w:rPr>
            <w:rFonts w:hint="eastAsia"/>
          </w:rPr>
          <w:t>新增</w:t>
        </w:r>
      </w:ins>
      <w:r w:rsidR="000C4766">
        <w:rPr>
          <w:rFonts w:hint="eastAsia"/>
        </w:rPr>
        <w:t>3</w:t>
      </w:r>
      <w:ins w:id="1096" w:author="elvis_ting 丁士珉" w:date="2025-05-15T16:28:00Z" w16du:dateUtc="2025-05-15T08:28:00Z">
        <w:r w:rsidR="00BA29BE">
          <w:rPr>
            <w:rFonts w:hint="eastAsia"/>
          </w:rPr>
          <w:t>次</w:t>
        </w:r>
      </w:ins>
      <w:del w:id="1097" w:author="elvis_ting 丁士珉" w:date="2025-05-15T16:28:00Z" w16du:dateUtc="2025-05-15T08:28:00Z">
        <w:r w:rsidR="000C4766">
          <w:rPr>
            <w:rFonts w:hint="eastAsia"/>
          </w:rPr>
          <w:delText>個</w:delText>
        </w:r>
      </w:del>
      <w:r w:rsidR="000C4766">
        <w:rPr>
          <w:rFonts w:hint="eastAsia"/>
        </w:rPr>
        <w:t>持續</w:t>
      </w:r>
      <w:del w:id="1098" w:author="elvis_ting 丁士珉" w:date="2025-05-15T16:28:00Z" w16du:dateUtc="2025-05-15T08:28:00Z">
        <w:r w:rsidR="000C4766">
          <w:rPr>
            <w:rFonts w:hint="eastAsia"/>
          </w:rPr>
          <w:delText>性的</w:delText>
        </w:r>
      </w:del>
      <w:r w:rsidR="000C4766">
        <w:rPr>
          <w:rFonts w:hint="eastAsia"/>
        </w:rPr>
        <w:t>備份設定，如下：</w:t>
      </w:r>
    </w:p>
    <w:p w14:paraId="36D85D11" w14:textId="1E414F14" w:rsidR="000C4766" w:rsidRDefault="000C4766" w:rsidP="002652DC">
      <w:r>
        <w:rPr>
          <w:noProof/>
        </w:rPr>
        <mc:AlternateContent>
          <mc:Choice Requires="wps">
            <w:drawing>
              <wp:inline distT="0" distB="0" distL="0" distR="0" wp14:anchorId="4A8384E9" wp14:editId="328EC5E6">
                <wp:extent cx="5266944" cy="1404620"/>
                <wp:effectExtent l="0" t="0" r="10160" b="13970"/>
                <wp:docPr id="2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75281883" w14:textId="4347602D" w:rsidR="000C4766" w:rsidRDefault="007751EB" w:rsidP="000C4766">
                            <w:pPr>
                              <w:rPr>
                                <w:rFonts w:ascii="Consolas" w:hAnsi="Consolas"/>
                              </w:rPr>
                            </w:pPr>
                            <w:r>
                              <w:rPr>
                                <w:rFonts w:ascii="Consolas" w:hAnsi="Consolas" w:hint="eastAsia"/>
                              </w:rPr>
                              <w:t>備份名稱：</w:t>
                            </w:r>
                            <w:r w:rsidR="00BD4610">
                              <w:rPr>
                                <w:rFonts w:ascii="Consolas" w:hAnsi="Consolas" w:hint="eastAsia"/>
                              </w:rPr>
                              <w:t>3</w:t>
                            </w:r>
                            <w:r w:rsidR="009F74D1">
                              <w:rPr>
                                <w:rFonts w:ascii="Consolas" w:hAnsi="Consolas" w:hint="eastAsia"/>
                              </w:rPr>
                              <w:t>次</w:t>
                            </w:r>
                            <w:r w:rsidR="00BD4610">
                              <w:rPr>
                                <w:rFonts w:ascii="Consolas" w:hAnsi="Consolas" w:hint="eastAsia"/>
                              </w:rPr>
                              <w:t>備份</w:t>
                            </w:r>
                            <w:r w:rsidR="00126893">
                              <w:rPr>
                                <w:rFonts w:ascii="Consolas" w:hAnsi="Consolas" w:hint="eastAsia"/>
                              </w:rPr>
                              <w:t>需設定不同的名稱，否則無法新增</w:t>
                            </w:r>
                          </w:p>
                          <w:p w14:paraId="0043D5D2" w14:textId="4C84A439" w:rsidR="007751EB" w:rsidRDefault="003959D9" w:rsidP="000C4766">
                            <w:pPr>
                              <w:rPr>
                                <w:rFonts w:ascii="Consolas" w:hAnsi="Consolas"/>
                              </w:rPr>
                            </w:pPr>
                            <w:ins w:id="1099" w:author="elvis_ting 丁士珉" w:date="2025-05-15T16:23:00Z" w16du:dateUtc="2025-05-15T08:23:00Z">
                              <w:r>
                                <w:rPr>
                                  <w:rFonts w:ascii="Consolas" w:hAnsi="Consolas" w:hint="eastAsia"/>
                                </w:rPr>
                                <w:t>單次備份</w:t>
                              </w:r>
                            </w:ins>
                            <w:del w:id="1100" w:author="elvis_ting 丁士珉" w:date="2025-05-15T16:23:00Z" w16du:dateUtc="2025-05-15T08:23:00Z">
                              <w:r w:rsidR="007751EB">
                                <w:rPr>
                                  <w:rFonts w:ascii="Consolas" w:hAnsi="Consolas" w:hint="eastAsia"/>
                                </w:rPr>
                                <w:delText>一次性</w:delText>
                              </w:r>
                            </w:del>
                            <w:r w:rsidR="007751EB">
                              <w:rPr>
                                <w:rFonts w:ascii="Consolas" w:hAnsi="Consolas" w:hint="eastAsia"/>
                              </w:rPr>
                              <w:t>：</w:t>
                            </w:r>
                            <w:r w:rsidR="004C712B">
                              <w:rPr>
                                <w:rFonts w:ascii="Consolas" w:hAnsi="Consolas" w:hint="eastAsia"/>
                              </w:rPr>
                              <w:t>否</w:t>
                            </w:r>
                          </w:p>
                          <w:p w14:paraId="09709705" w14:textId="4B4BCE37" w:rsidR="004C712B" w:rsidRDefault="004C712B" w:rsidP="000C4766">
                            <w:pPr>
                              <w:rPr>
                                <w:rFonts w:ascii="Consolas" w:hAnsi="Consolas"/>
                              </w:rPr>
                            </w:pPr>
                            <w:r>
                              <w:rPr>
                                <w:rFonts w:ascii="Consolas" w:hAnsi="Consolas" w:hint="eastAsia"/>
                              </w:rPr>
                              <w:t>儲存庫：</w:t>
                            </w:r>
                            <w:r w:rsidR="00BD4610">
                              <w:rPr>
                                <w:rFonts w:ascii="Consolas" w:hAnsi="Consolas" w:hint="eastAsia"/>
                              </w:rPr>
                              <w:t>3</w:t>
                            </w:r>
                            <w:r w:rsidR="00BD4610">
                              <w:rPr>
                                <w:rFonts w:ascii="Consolas" w:hAnsi="Consolas" w:hint="eastAsia"/>
                              </w:rPr>
                              <w:t>次</w:t>
                            </w:r>
                            <w:r w:rsidR="00126893">
                              <w:rPr>
                                <w:rFonts w:ascii="Consolas" w:hAnsi="Consolas" w:hint="eastAsia"/>
                              </w:rPr>
                              <w:t>備份都儲存到不同的儲存庫</w:t>
                            </w:r>
                          </w:p>
                          <w:p w14:paraId="5B14A8A6" w14:textId="0692198B" w:rsidR="00C27307" w:rsidRDefault="004C712B" w:rsidP="000C4766">
                            <w:pPr>
                              <w:rPr>
                                <w:rFonts w:ascii="Consolas" w:hAnsi="Consolas"/>
                              </w:rPr>
                            </w:pPr>
                            <w:r>
                              <w:rPr>
                                <w:rFonts w:ascii="Consolas" w:hAnsi="Consolas" w:hint="eastAsia"/>
                              </w:rPr>
                              <w:t>快照儲存庫：</w:t>
                            </w:r>
                            <w:r w:rsidR="00BD4610">
                              <w:rPr>
                                <w:rFonts w:ascii="Consolas" w:hAnsi="Consolas" w:hint="eastAsia"/>
                              </w:rPr>
                              <w:t>3</w:t>
                            </w:r>
                            <w:r w:rsidR="00BD4610">
                              <w:rPr>
                                <w:rFonts w:ascii="Consolas" w:hAnsi="Consolas" w:hint="eastAsia"/>
                              </w:rPr>
                              <w:t>次</w:t>
                            </w:r>
                            <w:r w:rsidR="00126893">
                              <w:rPr>
                                <w:rFonts w:ascii="Consolas" w:hAnsi="Consolas" w:hint="eastAsia"/>
                              </w:rPr>
                              <w:t>備份都儲存到不同的儲存庫</w:t>
                            </w:r>
                          </w:p>
                          <w:p w14:paraId="353BBCC0" w14:textId="62F820BF" w:rsidR="00807C51" w:rsidRPr="00807C51" w:rsidRDefault="00807C51" w:rsidP="000C4766">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4A8384E9" id="_x0000_s1033"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XRKwIAAEoEAAAOAAAAZHJzL2Uyb0RvYy54bWysVM1u2zAMvg/YOwi6L3YMJ22MOEWXLsOA&#10;rhvQ7QFkWbaFyaImKbG7px8l56/bbZgPgiiSH8mPpNd3Y6/IQVgnQZd0PkspEZpDLXVb0u/fdu9u&#10;KXGe6Zop0KKkL8LRu83bN+vBFCKDDlQtLEEQ7YrBlLTz3hRJ4ngneuZmYIRGZQO2Zx5F2ya1ZQOi&#10;9yrJ0nSZDGBrY4EL5/D1YVLSTcRvGsH9l6ZxwhNVUszNx9PGswpnslmzorXMdJIf02D/kEXPpMag&#10;Z6gH5hnZW/kXVC+5BQeNn3HoE2gayUWsAauZp39U89wxI2ItSI4zZ5rc/4PlT4dn89USP76HERsY&#10;i3DmEfgPRzRsO6ZbcW8tDJ1gNQaeB8qSwbji6BqodoULINXwGWpsMtt7iEBjY/vACtZJEB0b8HIm&#10;XYyecHxcZMvlKs8p4aib52m+zGJbElac3I11/qOAnoRLSS12NcKzw6PzIR1WnExCNAdK1jupVBTC&#10;JImtsuTAcAaqNouuat9jrtPbKsUvloW+J/OI+gpJaTKUdLXIFhNJr6LYtjrHCHAXwGuzXnqcdiX7&#10;kt6ejVgRqP2g6ziLnkk13bEqpY9cB3onov1YjUTWJb0JGQfqK6hfkHwL03DjMuKlA/uLkgEHu6Tu&#10;555ZQYn6pLGBq3meh02IQr64QbaJvdZU1xqmOUKV1FMyXbc+bk+k1txjo3cytuCSyTFlHNjI4XG5&#10;wkZcy9Hq8gvY/AYAAP//AwBQSwMEFAAGAAgAAAAhAILZqX/cAAAABQEAAA8AAABkcnMvZG93bnJl&#10;di54bWxMj81qwzAQhO+FvIPYQG+NHBFK6nodSn8ovTQkae6KtbGNpZWxlMR9+6q9NJeFYYaZb4vV&#10;6Kw40xBazwjzWQaCuPKm5Rrha/d2twQRomajrWdC+KYAq3JyU+jc+Atv6LyNtUglHHKN0MTY51KG&#10;qiGnw8z3xMk7+sHpmORQSzPoSyp3Vqosu5dOt5wWGt3Tc0NVtz05hP07v65t15nN4uPT+5dw3O/M&#10;GvF2Oj49gog0xv8w/OIndCgT08Gf2ARhEdIj8e8mb6keFiAOCErNFciykNf05Q8AAAD//wMAUEsB&#10;Ai0AFAAGAAgAAAAhALaDOJL+AAAA4QEAABMAAAAAAAAAAAAAAAAAAAAAAFtDb250ZW50X1R5cGVz&#10;XS54bWxQSwECLQAUAAYACAAAACEAOP0h/9YAAACUAQAACwAAAAAAAAAAAAAAAAAvAQAAX3JlbHMv&#10;LnJlbHNQSwECLQAUAAYACAAAACEARiXV0SsCAABKBAAADgAAAAAAAAAAAAAAAAAuAgAAZHJzL2Uy&#10;b0RvYy54bWxQSwECLQAUAAYACAAAACEAgtmpf9wAAAAFAQAADwAAAAAAAAAAAAAAAACFBAAAZHJz&#10;L2Rvd25yZXYueG1sUEsFBgAAAAAEAAQA8wAAAI4FAAAAAA==&#10;" fillcolor="#cfcdcd [2894]">
                <v:textbox style="mso-fit-shape-to-text:t">
                  <w:txbxContent>
                    <w:p w14:paraId="75281883" w14:textId="4347602D" w:rsidR="000C4766" w:rsidRDefault="007751EB" w:rsidP="000C4766">
                      <w:pPr>
                        <w:rPr>
                          <w:rFonts w:ascii="Consolas" w:hAnsi="Consolas"/>
                        </w:rPr>
                      </w:pPr>
                      <w:r>
                        <w:rPr>
                          <w:rFonts w:ascii="Consolas" w:hAnsi="Consolas" w:hint="eastAsia"/>
                        </w:rPr>
                        <w:t>備份名稱：</w:t>
                      </w:r>
                      <w:r w:rsidR="00BD4610">
                        <w:rPr>
                          <w:rFonts w:ascii="Consolas" w:hAnsi="Consolas" w:hint="eastAsia"/>
                        </w:rPr>
                        <w:t>3</w:t>
                      </w:r>
                      <w:r w:rsidR="009F74D1">
                        <w:rPr>
                          <w:rFonts w:ascii="Consolas" w:hAnsi="Consolas" w:hint="eastAsia"/>
                        </w:rPr>
                        <w:t>次</w:t>
                      </w:r>
                      <w:r w:rsidR="00BD4610">
                        <w:rPr>
                          <w:rFonts w:ascii="Consolas" w:hAnsi="Consolas" w:hint="eastAsia"/>
                        </w:rPr>
                        <w:t>備份</w:t>
                      </w:r>
                      <w:r w:rsidR="00126893">
                        <w:rPr>
                          <w:rFonts w:ascii="Consolas" w:hAnsi="Consolas" w:hint="eastAsia"/>
                        </w:rPr>
                        <w:t>需設定不同的名稱，否則無法新增</w:t>
                      </w:r>
                    </w:p>
                    <w:p w14:paraId="0043D5D2" w14:textId="4C84A439" w:rsidR="007751EB" w:rsidRDefault="003959D9" w:rsidP="000C4766">
                      <w:pPr>
                        <w:rPr>
                          <w:rFonts w:ascii="Consolas" w:hAnsi="Consolas"/>
                        </w:rPr>
                      </w:pPr>
                      <w:ins w:id="1101" w:author="elvis_ting 丁士珉" w:date="2025-05-15T16:23:00Z" w16du:dateUtc="2025-05-15T08:23:00Z">
                        <w:r>
                          <w:rPr>
                            <w:rFonts w:ascii="Consolas" w:hAnsi="Consolas" w:hint="eastAsia"/>
                          </w:rPr>
                          <w:t>單次備份</w:t>
                        </w:r>
                      </w:ins>
                      <w:del w:id="1102" w:author="elvis_ting 丁士珉" w:date="2025-05-15T16:23:00Z" w16du:dateUtc="2025-05-15T08:23:00Z">
                        <w:r w:rsidR="007751EB">
                          <w:rPr>
                            <w:rFonts w:ascii="Consolas" w:hAnsi="Consolas" w:hint="eastAsia"/>
                          </w:rPr>
                          <w:delText>一次性</w:delText>
                        </w:r>
                      </w:del>
                      <w:r w:rsidR="007751EB">
                        <w:rPr>
                          <w:rFonts w:ascii="Consolas" w:hAnsi="Consolas" w:hint="eastAsia"/>
                        </w:rPr>
                        <w:t>：</w:t>
                      </w:r>
                      <w:r w:rsidR="004C712B">
                        <w:rPr>
                          <w:rFonts w:ascii="Consolas" w:hAnsi="Consolas" w:hint="eastAsia"/>
                        </w:rPr>
                        <w:t>否</w:t>
                      </w:r>
                    </w:p>
                    <w:p w14:paraId="09709705" w14:textId="4B4BCE37" w:rsidR="004C712B" w:rsidRDefault="004C712B" w:rsidP="000C4766">
                      <w:pPr>
                        <w:rPr>
                          <w:rFonts w:ascii="Consolas" w:hAnsi="Consolas"/>
                        </w:rPr>
                      </w:pPr>
                      <w:r>
                        <w:rPr>
                          <w:rFonts w:ascii="Consolas" w:hAnsi="Consolas" w:hint="eastAsia"/>
                        </w:rPr>
                        <w:t>儲存庫：</w:t>
                      </w:r>
                      <w:r w:rsidR="00BD4610">
                        <w:rPr>
                          <w:rFonts w:ascii="Consolas" w:hAnsi="Consolas" w:hint="eastAsia"/>
                        </w:rPr>
                        <w:t>3</w:t>
                      </w:r>
                      <w:r w:rsidR="00BD4610">
                        <w:rPr>
                          <w:rFonts w:ascii="Consolas" w:hAnsi="Consolas" w:hint="eastAsia"/>
                        </w:rPr>
                        <w:t>次</w:t>
                      </w:r>
                      <w:r w:rsidR="00126893">
                        <w:rPr>
                          <w:rFonts w:ascii="Consolas" w:hAnsi="Consolas" w:hint="eastAsia"/>
                        </w:rPr>
                        <w:t>備份都儲存到不同的儲存庫</w:t>
                      </w:r>
                    </w:p>
                    <w:p w14:paraId="5B14A8A6" w14:textId="0692198B" w:rsidR="00C27307" w:rsidRDefault="004C712B" w:rsidP="000C4766">
                      <w:pPr>
                        <w:rPr>
                          <w:rFonts w:ascii="Consolas" w:hAnsi="Consolas"/>
                        </w:rPr>
                      </w:pPr>
                      <w:r>
                        <w:rPr>
                          <w:rFonts w:ascii="Consolas" w:hAnsi="Consolas" w:hint="eastAsia"/>
                        </w:rPr>
                        <w:t>快照儲存庫：</w:t>
                      </w:r>
                      <w:r w:rsidR="00BD4610">
                        <w:rPr>
                          <w:rFonts w:ascii="Consolas" w:hAnsi="Consolas" w:hint="eastAsia"/>
                        </w:rPr>
                        <w:t>3</w:t>
                      </w:r>
                      <w:r w:rsidR="00BD4610">
                        <w:rPr>
                          <w:rFonts w:ascii="Consolas" w:hAnsi="Consolas" w:hint="eastAsia"/>
                        </w:rPr>
                        <w:t>次</w:t>
                      </w:r>
                      <w:r w:rsidR="00126893">
                        <w:rPr>
                          <w:rFonts w:ascii="Consolas" w:hAnsi="Consolas" w:hint="eastAsia"/>
                        </w:rPr>
                        <w:t>備份都儲存到不同的儲存庫</w:t>
                      </w:r>
                    </w:p>
                    <w:p w14:paraId="353BBCC0" w14:textId="62F820BF" w:rsidR="00807C51" w:rsidRPr="00807C51" w:rsidRDefault="00807C51" w:rsidP="000C4766">
                      <w:pPr>
                        <w:rPr>
                          <w:rFonts w:ascii="Consolas" w:hAnsi="Consolas"/>
                        </w:rPr>
                      </w:pPr>
                      <w:r>
                        <w:rPr>
                          <w:rFonts w:ascii="Consolas" w:hAnsi="Consolas" w:hint="eastAsia"/>
                        </w:rPr>
                        <w:t>其他欄位：依照實際設定及需求輸入</w:t>
                      </w:r>
                    </w:p>
                  </w:txbxContent>
                </v:textbox>
                <w10:anchorlock/>
              </v:shape>
            </w:pict>
          </mc:Fallback>
        </mc:AlternateContent>
      </w:r>
    </w:p>
    <w:p w14:paraId="7058F200" w14:textId="130FBBCC" w:rsidR="007D6AAF" w:rsidRDefault="003C1094" w:rsidP="002652DC">
      <w:r>
        <w:rPr>
          <w:rFonts w:hint="eastAsia"/>
        </w:rPr>
        <w:lastRenderedPageBreak/>
        <w:t>當</w:t>
      </w:r>
      <w:r>
        <w:rPr>
          <w:rFonts w:hint="eastAsia"/>
        </w:rPr>
        <w:t>3</w:t>
      </w:r>
      <w:r>
        <w:rPr>
          <w:rFonts w:hint="eastAsia"/>
        </w:rPr>
        <w:t>次</w:t>
      </w:r>
      <w:ins w:id="1103" w:author="elvis_ting 丁士珉" w:date="2025-05-15T16:28:00Z" w16du:dateUtc="2025-05-15T08:28:00Z">
        <w:r w:rsidR="00BA29BE">
          <w:rPr>
            <w:rFonts w:hint="eastAsia"/>
          </w:rPr>
          <w:t>持續</w:t>
        </w:r>
      </w:ins>
      <w:r>
        <w:rPr>
          <w:rFonts w:hint="eastAsia"/>
        </w:rPr>
        <w:t>備份</w:t>
      </w:r>
      <w:ins w:id="1104" w:author="elvis_ting 丁士珉" w:date="2025-05-15T16:28:00Z" w16du:dateUtc="2025-05-15T08:28:00Z">
        <w:r w:rsidR="00BA29BE">
          <w:rPr>
            <w:rFonts w:hint="eastAsia"/>
          </w:rPr>
          <w:t>設定</w:t>
        </w:r>
      </w:ins>
      <w:r>
        <w:rPr>
          <w:rFonts w:hint="eastAsia"/>
        </w:rPr>
        <w:t>新增完成後，一旦指定的項目中的資源有變化時，就會觸發備份到</w:t>
      </w:r>
      <w:r>
        <w:rPr>
          <w:rFonts w:hint="eastAsia"/>
        </w:rPr>
        <w:t>3</w:t>
      </w:r>
      <w:r>
        <w:rPr>
          <w:rFonts w:hint="eastAsia"/>
        </w:rPr>
        <w:t>個儲存庫當中。</w:t>
      </w:r>
    </w:p>
    <w:p w14:paraId="4BEE9765" w14:textId="77777777" w:rsidR="007D6AAF" w:rsidRDefault="007D6AAF" w:rsidP="002652DC"/>
    <w:p w14:paraId="77BC1F67" w14:textId="02640485" w:rsidR="002E6C3E" w:rsidRDefault="002E6C3E" w:rsidP="002652DC">
      <w:r>
        <w:rPr>
          <w:rFonts w:hint="eastAsia"/>
        </w:rPr>
        <w:t>如果想要定時的同時備份到</w:t>
      </w:r>
      <w:r>
        <w:rPr>
          <w:rFonts w:hint="eastAsia"/>
        </w:rPr>
        <w:t>3</w:t>
      </w:r>
      <w:r>
        <w:rPr>
          <w:rFonts w:hint="eastAsia"/>
        </w:rPr>
        <w:t>個儲存庫當中，</w:t>
      </w:r>
      <w:r w:rsidR="00B660AC">
        <w:rPr>
          <w:rFonts w:hint="eastAsia"/>
        </w:rPr>
        <w:t>就需要</w:t>
      </w:r>
      <w:r w:rsidR="00B660AC">
        <w:rPr>
          <w:rFonts w:hint="eastAsia"/>
        </w:rPr>
        <w:t>3</w:t>
      </w:r>
      <w:r w:rsidR="00B660AC">
        <w:rPr>
          <w:rFonts w:hint="eastAsia"/>
        </w:rPr>
        <w:t>個</w:t>
      </w:r>
      <w:ins w:id="1105" w:author="elvis_ting 丁士珉" w:date="2025-05-15T16:29:00Z" w16du:dateUtc="2025-05-15T08:29:00Z">
        <w:r w:rsidR="00603695">
          <w:rPr>
            <w:rFonts w:hint="eastAsia"/>
          </w:rPr>
          <w:t>定時</w:t>
        </w:r>
      </w:ins>
      <w:del w:id="1106" w:author="elvis_ting 丁士珉" w:date="2025-05-15T16:29:00Z" w16du:dateUtc="2025-05-15T08:29:00Z">
        <w:r w:rsidR="00B660AC">
          <w:rPr>
            <w:rFonts w:hint="eastAsia"/>
          </w:rPr>
          <w:delText>持續性的</w:delText>
        </w:r>
      </w:del>
      <w:r w:rsidR="00B660AC">
        <w:rPr>
          <w:rFonts w:hint="eastAsia"/>
        </w:rPr>
        <w:t>備份設定，如下：</w:t>
      </w:r>
    </w:p>
    <w:p w14:paraId="096663DD" w14:textId="7CFB85FB" w:rsidR="007D6AAF" w:rsidRPr="002652DC" w:rsidRDefault="00B660AC" w:rsidP="002652DC">
      <w:r>
        <w:rPr>
          <w:noProof/>
        </w:rPr>
        <mc:AlternateContent>
          <mc:Choice Requires="wps">
            <w:drawing>
              <wp:inline distT="0" distB="0" distL="0" distR="0" wp14:anchorId="584FF7D3" wp14:editId="0EE34D6B">
                <wp:extent cx="5266944" cy="1404620"/>
                <wp:effectExtent l="0" t="0" r="10160" b="13970"/>
                <wp:docPr id="27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418B82D2" w14:textId="445D35E9" w:rsidR="00B660AC" w:rsidRDefault="0011067B" w:rsidP="00B660AC">
                            <w:pPr>
                              <w:rPr>
                                <w:rFonts w:ascii="Consolas" w:hAnsi="Consolas"/>
                              </w:rPr>
                            </w:pPr>
                            <w:r>
                              <w:rPr>
                                <w:rFonts w:ascii="Consolas" w:hAnsi="Consolas" w:hint="eastAsia"/>
                              </w:rPr>
                              <w:t>定時</w:t>
                            </w:r>
                            <w:r w:rsidR="00B660AC">
                              <w:rPr>
                                <w:rFonts w:ascii="Consolas" w:hAnsi="Consolas" w:hint="eastAsia"/>
                              </w:rPr>
                              <w:t>備份名稱：</w:t>
                            </w:r>
                            <w:r w:rsidR="00B660AC">
                              <w:rPr>
                                <w:rFonts w:ascii="Consolas" w:hAnsi="Consolas" w:hint="eastAsia"/>
                              </w:rPr>
                              <w:t>3</w:t>
                            </w:r>
                            <w:r w:rsidR="00B660AC">
                              <w:rPr>
                                <w:rFonts w:ascii="Consolas" w:hAnsi="Consolas" w:hint="eastAsia"/>
                              </w:rPr>
                              <w:t>次備份需設定不同的名稱，否則無法新增</w:t>
                            </w:r>
                          </w:p>
                          <w:p w14:paraId="019B6282" w14:textId="77777777" w:rsidR="00B660AC" w:rsidRDefault="00B660AC" w:rsidP="00B660AC">
                            <w:pPr>
                              <w:rPr>
                                <w:rFonts w:ascii="Consolas" w:hAnsi="Consolas"/>
                              </w:rPr>
                            </w:pPr>
                            <w:r>
                              <w:rPr>
                                <w:rFonts w:ascii="Consolas" w:hAnsi="Consolas" w:hint="eastAsia"/>
                              </w:rPr>
                              <w:t>儲存庫：</w:t>
                            </w:r>
                            <w:r>
                              <w:rPr>
                                <w:rFonts w:ascii="Consolas" w:hAnsi="Consolas" w:hint="eastAsia"/>
                              </w:rPr>
                              <w:t>3</w:t>
                            </w:r>
                            <w:r>
                              <w:rPr>
                                <w:rFonts w:ascii="Consolas" w:hAnsi="Consolas" w:hint="eastAsia"/>
                              </w:rPr>
                              <w:t>次備份都儲存到不同的儲存庫</w:t>
                            </w:r>
                          </w:p>
                          <w:p w14:paraId="411ED631" w14:textId="77777777" w:rsidR="00B660AC" w:rsidRDefault="00B660AC" w:rsidP="00B660AC">
                            <w:pPr>
                              <w:rPr>
                                <w:rFonts w:ascii="Consolas" w:hAnsi="Consolas"/>
                              </w:rPr>
                            </w:pPr>
                            <w:r>
                              <w:rPr>
                                <w:rFonts w:ascii="Consolas" w:hAnsi="Consolas" w:hint="eastAsia"/>
                              </w:rPr>
                              <w:t>快照儲存庫：</w:t>
                            </w:r>
                            <w:r>
                              <w:rPr>
                                <w:rFonts w:ascii="Consolas" w:hAnsi="Consolas" w:hint="eastAsia"/>
                              </w:rPr>
                              <w:t>3</w:t>
                            </w:r>
                            <w:r>
                              <w:rPr>
                                <w:rFonts w:ascii="Consolas" w:hAnsi="Consolas" w:hint="eastAsia"/>
                              </w:rPr>
                              <w:t>次備份都儲存到不同的儲存庫</w:t>
                            </w:r>
                          </w:p>
                          <w:p w14:paraId="570BDBC9" w14:textId="77777777" w:rsidR="00B660AC" w:rsidRPr="00807C51" w:rsidRDefault="00B660AC" w:rsidP="00B660AC">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584FF7D3" id="_x0000_s1034"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6hKgIAAEo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gaAULGgfoK6iOSb2EablxGvHRgf1Ey4GCX1P3c&#10;MysoUR81NnA1z/OwCVHIF2+RbWJvNdWthmmOUCX1lEzXrY/bE6k1D9jonYwtuGZyShkHNnJ4Wq6w&#10;EbdytLr+Aja/AQAA//8DAFBLAwQUAAYACAAAACEAgtmpf9wAAAAFAQAADwAAAGRycy9kb3ducmV2&#10;LnhtbEyPzWrDMBCE74W8g9hAb40cEUrqeh1Kfyi9NCRp7oq1sY2llbGUxH37qr00l4Vhhplvi9Xo&#10;rDjTEFrPCPNZBoK48qblGuFr93a3BBGiZqOtZ0L4pgCrcnJT6Nz4C2/ovI21SCUcco3QxNjnUoaq&#10;IafDzPfEyTv6wemY5FBLM+hLKndWqiy7l063nBYa3dNzQ1W3PTmE/Tu/rm3Xmc3i49P7l3Dc78wa&#10;8XY6Pj2CiDTG/zD84id0KBPTwZ/YBGER0iPx7yZvqR4WIA4ISs0VyLKQ1/TlDwAAAP//AwBQSwEC&#10;LQAUAAYACAAAACEAtoM4kv4AAADhAQAAEwAAAAAAAAAAAAAAAAAAAAAAW0NvbnRlbnRfVHlwZXNd&#10;LnhtbFBLAQItABQABgAIAAAAIQA4/SH/1gAAAJQBAAALAAAAAAAAAAAAAAAAAC8BAABfcmVscy8u&#10;cmVsc1BLAQItABQABgAIAAAAIQAvj/6hKgIAAEoEAAAOAAAAAAAAAAAAAAAAAC4CAABkcnMvZTJv&#10;RG9jLnhtbFBLAQItABQABgAIAAAAIQCC2al/3AAAAAUBAAAPAAAAAAAAAAAAAAAAAIQEAABkcnMv&#10;ZG93bnJldi54bWxQSwUGAAAAAAQABADzAAAAjQUAAAAA&#10;" fillcolor="#cfcdcd [2894]">
                <v:textbox style="mso-fit-shape-to-text:t">
                  <w:txbxContent>
                    <w:p w14:paraId="418B82D2" w14:textId="445D35E9" w:rsidR="00B660AC" w:rsidRDefault="0011067B" w:rsidP="00B660AC">
                      <w:pPr>
                        <w:rPr>
                          <w:rFonts w:ascii="Consolas" w:hAnsi="Consolas"/>
                        </w:rPr>
                      </w:pPr>
                      <w:r>
                        <w:rPr>
                          <w:rFonts w:ascii="Consolas" w:hAnsi="Consolas" w:hint="eastAsia"/>
                        </w:rPr>
                        <w:t>定時</w:t>
                      </w:r>
                      <w:r w:rsidR="00B660AC">
                        <w:rPr>
                          <w:rFonts w:ascii="Consolas" w:hAnsi="Consolas" w:hint="eastAsia"/>
                        </w:rPr>
                        <w:t>備份名稱：</w:t>
                      </w:r>
                      <w:r w:rsidR="00B660AC">
                        <w:rPr>
                          <w:rFonts w:ascii="Consolas" w:hAnsi="Consolas" w:hint="eastAsia"/>
                        </w:rPr>
                        <w:t>3</w:t>
                      </w:r>
                      <w:r w:rsidR="00B660AC">
                        <w:rPr>
                          <w:rFonts w:ascii="Consolas" w:hAnsi="Consolas" w:hint="eastAsia"/>
                        </w:rPr>
                        <w:t>次備份需設定不同的名稱，否則無法新增</w:t>
                      </w:r>
                    </w:p>
                    <w:p w14:paraId="019B6282" w14:textId="77777777" w:rsidR="00B660AC" w:rsidRDefault="00B660AC" w:rsidP="00B660AC">
                      <w:pPr>
                        <w:rPr>
                          <w:rFonts w:ascii="Consolas" w:hAnsi="Consolas"/>
                        </w:rPr>
                      </w:pPr>
                      <w:r>
                        <w:rPr>
                          <w:rFonts w:ascii="Consolas" w:hAnsi="Consolas" w:hint="eastAsia"/>
                        </w:rPr>
                        <w:t>儲存庫：</w:t>
                      </w:r>
                      <w:r>
                        <w:rPr>
                          <w:rFonts w:ascii="Consolas" w:hAnsi="Consolas" w:hint="eastAsia"/>
                        </w:rPr>
                        <w:t>3</w:t>
                      </w:r>
                      <w:r>
                        <w:rPr>
                          <w:rFonts w:ascii="Consolas" w:hAnsi="Consolas" w:hint="eastAsia"/>
                        </w:rPr>
                        <w:t>次備份都儲存到不同的儲存庫</w:t>
                      </w:r>
                    </w:p>
                    <w:p w14:paraId="411ED631" w14:textId="77777777" w:rsidR="00B660AC" w:rsidRDefault="00B660AC" w:rsidP="00B660AC">
                      <w:pPr>
                        <w:rPr>
                          <w:rFonts w:ascii="Consolas" w:hAnsi="Consolas"/>
                        </w:rPr>
                      </w:pPr>
                      <w:r>
                        <w:rPr>
                          <w:rFonts w:ascii="Consolas" w:hAnsi="Consolas" w:hint="eastAsia"/>
                        </w:rPr>
                        <w:t>快照儲存庫：</w:t>
                      </w:r>
                      <w:r>
                        <w:rPr>
                          <w:rFonts w:ascii="Consolas" w:hAnsi="Consolas" w:hint="eastAsia"/>
                        </w:rPr>
                        <w:t>3</w:t>
                      </w:r>
                      <w:r>
                        <w:rPr>
                          <w:rFonts w:ascii="Consolas" w:hAnsi="Consolas" w:hint="eastAsia"/>
                        </w:rPr>
                        <w:t>次備份都儲存到不同的儲存庫</w:t>
                      </w:r>
                    </w:p>
                    <w:p w14:paraId="570BDBC9" w14:textId="77777777" w:rsidR="00B660AC" w:rsidRPr="00807C51" w:rsidRDefault="00B660AC" w:rsidP="00B660AC">
                      <w:pPr>
                        <w:rPr>
                          <w:rFonts w:ascii="Consolas" w:hAnsi="Consolas"/>
                        </w:rPr>
                      </w:pPr>
                      <w:r>
                        <w:rPr>
                          <w:rFonts w:ascii="Consolas" w:hAnsi="Consolas" w:hint="eastAsia"/>
                        </w:rPr>
                        <w:t>其他欄位：依照實際設定及需求輸入</w:t>
                      </w:r>
                    </w:p>
                  </w:txbxContent>
                </v:textbox>
                <w10:anchorlock/>
              </v:shape>
            </w:pict>
          </mc:Fallback>
        </mc:AlternateContent>
      </w:r>
    </w:p>
    <w:p w14:paraId="109669DE" w14:textId="70CE197E" w:rsidR="00FC45D7" w:rsidRDefault="00E46E65" w:rsidP="003F284C">
      <w:r>
        <w:rPr>
          <w:rFonts w:hint="eastAsia"/>
        </w:rPr>
        <w:t>當</w:t>
      </w:r>
      <w:r>
        <w:rPr>
          <w:rFonts w:hint="eastAsia"/>
        </w:rPr>
        <w:t>3</w:t>
      </w:r>
      <w:r>
        <w:rPr>
          <w:rFonts w:hint="eastAsia"/>
        </w:rPr>
        <w:t>次定時備份新增完成後，一旦到達指定的時間，就會觸發備份到</w:t>
      </w:r>
      <w:r>
        <w:rPr>
          <w:rFonts w:hint="eastAsia"/>
        </w:rPr>
        <w:t>3</w:t>
      </w:r>
      <w:r>
        <w:rPr>
          <w:rFonts w:hint="eastAsia"/>
        </w:rPr>
        <w:t>個儲存庫當中。</w:t>
      </w:r>
    </w:p>
    <w:p w14:paraId="132E7E17" w14:textId="77777777" w:rsidR="00E46E65" w:rsidRPr="00E46E65" w:rsidRDefault="00E46E65" w:rsidP="003F284C"/>
    <w:p w14:paraId="1DC67A69" w14:textId="737B3532" w:rsidR="002652DC" w:rsidRDefault="007716F7" w:rsidP="002652DC">
      <w:pPr>
        <w:pStyle w:val="3"/>
        <w:numPr>
          <w:ilvl w:val="1"/>
          <w:numId w:val="2"/>
        </w:numPr>
      </w:pPr>
      <w:del w:id="1107" w:author="elvis_ting 丁士珉" w:date="2025-05-15T16:23:00Z" w16du:dateUtc="2025-05-15T08:23:00Z">
        <w:r>
          <w:rPr>
            <w:rFonts w:hint="eastAsia"/>
          </w:rPr>
          <w:delText>持續</w:delText>
        </w:r>
      </w:del>
      <w:r>
        <w:rPr>
          <w:rFonts w:hint="eastAsia"/>
        </w:rPr>
        <w:t>使用持續</w:t>
      </w:r>
      <w:ins w:id="1108" w:author="elvis_ting 丁士珉" w:date="2025-05-15T16:23:00Z" w16du:dateUtc="2025-05-15T08:23:00Z">
        <w:r w:rsidR="00304BD4">
          <w:rPr>
            <w:rFonts w:hint="eastAsia"/>
          </w:rPr>
          <w:t>或定時</w:t>
        </w:r>
      </w:ins>
      <w:del w:id="1109" w:author="elvis_ting 丁士珉" w:date="2025-05-15T16:23:00Z" w16du:dateUtc="2025-05-15T08:23:00Z">
        <w:r w:rsidDel="00304BD4">
          <w:rPr>
            <w:rFonts w:hint="eastAsia"/>
          </w:rPr>
          <w:delText>性</w:delText>
        </w:r>
      </w:del>
      <w:r>
        <w:rPr>
          <w:rFonts w:hint="eastAsia"/>
        </w:rPr>
        <w:t>備份來復原</w:t>
      </w:r>
    </w:p>
    <w:p w14:paraId="0320D636" w14:textId="766391BB" w:rsidR="002652DC" w:rsidRDefault="00820A1E" w:rsidP="003F284C">
      <w:r>
        <w:rPr>
          <w:rFonts w:hint="eastAsia"/>
        </w:rPr>
        <w:t>使用持續</w:t>
      </w:r>
      <w:del w:id="1110" w:author="elvis_ting 丁士珉" w:date="2025-05-15T16:23:00Z" w16du:dateUtc="2025-05-15T08:23:00Z">
        <w:r>
          <w:rPr>
            <w:rFonts w:hint="eastAsia"/>
          </w:rPr>
          <w:delText>性</w:delText>
        </w:r>
      </w:del>
      <w:r>
        <w:rPr>
          <w:rFonts w:hint="eastAsia"/>
        </w:rPr>
        <w:t>復原時，需要輸入</w:t>
      </w:r>
      <w:r w:rsidR="009F4920">
        <w:rPr>
          <w:rFonts w:hint="eastAsia"/>
        </w:rPr>
        <w:t>會持續更新的備份</w:t>
      </w:r>
      <w:ins w:id="1111" w:author="elvis_ting 丁士珉" w:date="2025-05-15T16:29:00Z" w16du:dateUtc="2025-05-15T08:29:00Z">
        <w:r w:rsidR="00603695">
          <w:rPr>
            <w:rFonts w:hint="eastAsia"/>
          </w:rPr>
          <w:t>來源名稱</w:t>
        </w:r>
      </w:ins>
      <w:del w:id="1112" w:author="elvis_ting 丁士珉" w:date="2025-05-15T16:29:00Z" w16du:dateUtc="2025-05-15T08:29:00Z">
        <w:r w:rsidR="009F4920">
          <w:rPr>
            <w:rFonts w:hint="eastAsia"/>
          </w:rPr>
          <w:delText>檔案做為來源</w:delText>
        </w:r>
      </w:del>
      <w:r w:rsidR="009F4920">
        <w:rPr>
          <w:rFonts w:hint="eastAsia"/>
        </w:rPr>
        <w:t>，例如持續</w:t>
      </w:r>
      <w:del w:id="1113" w:author="elvis_ting 丁士珉" w:date="2025-05-15T16:24:00Z" w16du:dateUtc="2025-05-15T08:24:00Z">
        <w:r w:rsidR="009F4920">
          <w:rPr>
            <w:rFonts w:hint="eastAsia"/>
          </w:rPr>
          <w:delText>性的</w:delText>
        </w:r>
      </w:del>
      <w:r w:rsidR="009F4920">
        <w:rPr>
          <w:rFonts w:hint="eastAsia"/>
        </w:rPr>
        <w:t>備份或定時備份，</w:t>
      </w:r>
      <w:r w:rsidR="005A03FB">
        <w:rPr>
          <w:rFonts w:hint="eastAsia"/>
        </w:rPr>
        <w:t>兩者設定上沒</w:t>
      </w:r>
      <w:r w:rsidR="00AC2D45">
        <w:rPr>
          <w:rFonts w:hint="eastAsia"/>
        </w:rPr>
        <w:t>有太大區別</w:t>
      </w:r>
      <w:r w:rsidR="00965ADB">
        <w:rPr>
          <w:rFonts w:hint="eastAsia"/>
        </w:rPr>
        <w:t>，以下是</w:t>
      </w:r>
      <w:r w:rsidR="004472F0">
        <w:rPr>
          <w:rFonts w:hint="eastAsia"/>
        </w:rPr>
        <w:t>復原</w:t>
      </w:r>
      <w:ins w:id="1114" w:author="elvis_ting 丁士珉" w:date="2025-05-15T16:40:00Z" w16du:dateUtc="2025-05-15T08:40:00Z">
        <w:r w:rsidR="005A7272">
          <w:rPr>
            <w:rFonts w:hint="eastAsia"/>
          </w:rPr>
          <w:t>設定</w:t>
        </w:r>
      </w:ins>
      <w:r w:rsidR="00965ADB">
        <w:rPr>
          <w:rFonts w:hint="eastAsia"/>
        </w:rPr>
        <w:t>範例</w:t>
      </w:r>
      <w:r w:rsidR="004472F0">
        <w:rPr>
          <w:rFonts w:hint="eastAsia"/>
        </w:rPr>
        <w:t>：</w:t>
      </w:r>
    </w:p>
    <w:p w14:paraId="1CEBED27" w14:textId="08046E09" w:rsidR="002652DC" w:rsidRDefault="004472F0" w:rsidP="003F284C">
      <w:r>
        <w:rPr>
          <w:noProof/>
        </w:rPr>
        <mc:AlternateContent>
          <mc:Choice Requires="wps">
            <w:drawing>
              <wp:inline distT="0" distB="0" distL="0" distR="0" wp14:anchorId="1931A8B1" wp14:editId="212153FD">
                <wp:extent cx="5266944" cy="1404620"/>
                <wp:effectExtent l="0" t="0" r="10160" b="13970"/>
                <wp:docPr id="27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5E6178E1" w14:textId="43D1C1E9" w:rsidR="004472F0" w:rsidRDefault="00D25790" w:rsidP="004472F0">
                            <w:pPr>
                              <w:rPr>
                                <w:rFonts w:ascii="Consolas" w:hAnsi="Consolas"/>
                              </w:rPr>
                            </w:pPr>
                            <w:r>
                              <w:rPr>
                                <w:rFonts w:ascii="Consolas" w:hAnsi="Consolas" w:hint="eastAsia"/>
                              </w:rPr>
                              <w:t>備份來源</w:t>
                            </w:r>
                            <w:r w:rsidR="004472F0">
                              <w:rPr>
                                <w:rFonts w:ascii="Consolas" w:hAnsi="Consolas" w:hint="eastAsia"/>
                              </w:rPr>
                              <w:t>：</w:t>
                            </w:r>
                            <w:r>
                              <w:rPr>
                                <w:rFonts w:ascii="Consolas" w:hAnsi="Consolas" w:hint="eastAsia"/>
                              </w:rPr>
                              <w:t>使用</w:t>
                            </w:r>
                            <w:ins w:id="1115" w:author="elvis_ting 丁士珉" w:date="2025-05-15T16:24:00Z" w16du:dateUtc="2025-05-15T08:24:00Z">
                              <w:r w:rsidR="00776BDA">
                                <w:rPr>
                                  <w:rFonts w:ascii="Consolas" w:hAnsi="Consolas" w:hint="eastAsia"/>
                                </w:rPr>
                                <w:t>持續</w:t>
                              </w:r>
                            </w:ins>
                            <w:r>
                              <w:rPr>
                                <w:rFonts w:ascii="Consolas" w:hAnsi="Consolas" w:hint="eastAsia"/>
                              </w:rPr>
                              <w:t>備份名稱或是定時備份名稱</w:t>
                            </w:r>
                          </w:p>
                          <w:p w14:paraId="5C67441A" w14:textId="6C8C316D" w:rsidR="004472F0" w:rsidRDefault="00304BD4" w:rsidP="004472F0">
                            <w:pPr>
                              <w:rPr>
                                <w:rFonts w:ascii="Consolas" w:hAnsi="Consolas"/>
                              </w:rPr>
                            </w:pPr>
                            <w:ins w:id="1116" w:author="elvis_ting 丁士珉" w:date="2025-05-15T16:23:00Z" w16du:dateUtc="2025-05-15T08:23:00Z">
                              <w:r>
                                <w:rPr>
                                  <w:rFonts w:ascii="Consolas" w:hAnsi="Consolas" w:hint="eastAsia"/>
                                </w:rPr>
                                <w:t>單次復原</w:t>
                              </w:r>
                            </w:ins>
                            <w:del w:id="1117" w:author="elvis_ting 丁士珉" w:date="2025-05-15T16:23:00Z" w16du:dateUtc="2025-05-15T08:23:00Z">
                              <w:r w:rsidR="00D25790">
                                <w:rPr>
                                  <w:rFonts w:ascii="Consolas" w:hAnsi="Consolas" w:hint="eastAsia"/>
                                </w:rPr>
                                <w:delText>一次性</w:delText>
                              </w:r>
                            </w:del>
                            <w:r w:rsidR="004472F0">
                              <w:rPr>
                                <w:rFonts w:ascii="Consolas" w:hAnsi="Consolas" w:hint="eastAsia"/>
                              </w:rPr>
                              <w:t>：</w:t>
                            </w:r>
                            <w:r w:rsidR="00D25790">
                              <w:rPr>
                                <w:rFonts w:ascii="Consolas" w:hAnsi="Consolas" w:hint="eastAsia"/>
                              </w:rPr>
                              <w:t>否</w:t>
                            </w:r>
                          </w:p>
                          <w:p w14:paraId="7350E35E" w14:textId="77777777" w:rsidR="004472F0" w:rsidRPr="00807C51" w:rsidRDefault="004472F0" w:rsidP="004472F0">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1931A8B1" id="_x0000_s1035"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JBXKgIAAEoEAAAOAAAAZHJzL2Uyb0RvYy54bWysVNuO0zAQfUfiHyy/06RRWrZR09XSpQhp&#10;uUgLH+A4TmLheIztNilfz9jpbeENkQfL9ozPnDkzk/X92CtyENZJ0CWdz1JKhOZQS92W9Pu33Zs7&#10;SpxnumYKtCjpUTh6v3n9aj2YQmTQgaqFJQiiXTGYknbemyJJHO9Ez9wMjNBobMD2zOPRtklt2YDo&#10;vUqyNF0mA9jaWODCObx9nIx0E/GbRnD/pWmc8ESVFLn5uNq4VmFNNmtWtJaZTvITDfYPLHomNQa9&#10;QD0yz8jeyr+gesktOGj8jEOfQNNILmIOmM08/SOb544ZEXNBcZy5yOT+Hyz/fHg2Xy3x4zsYsYAx&#10;CWeegP9wRMO2Y7oVD9bC0AlWY+B5kCwZjCtOT4PUrnABpBo+QY1FZnsPEWhsbB9UwTwJomMBjhfR&#10;xegJx8tFtlyu8pwSjrZ5nubLLJYlYcX5ubHOfxDQk7ApqcWqRnh2eHI+0GHF2SVEc6BkvZNKxUPo&#10;JLFVlhwY9kDVZvGp2vfIdbpbpfjFtPDt2T2ivkBSmgwlXS2yxSTSiyi2rS4xAtwV8Natlx67Xcm+&#10;pHcXJ1YEad/rOvaiZ1JNe8xK6ZPWQd5JaD9WI5E1EgmMg/QV1EcU38LU3DiMuOnA/qJkwMYuqfu5&#10;Z1ZQoj5qLOBqnudhEuIhX7xFtYm9tVS3FqY5QpXUUzJttz5OT5TWPGChdzKW4MrkRBkbNmp4Gq4w&#10;Ebfn6HX9BWx+AwAA//8DAFBLAwQUAAYACAAAACEAgtmpf9wAAAAFAQAADwAAAGRycy9kb3ducmV2&#10;LnhtbEyPzWrDMBCE74W8g9hAb40cEUrqeh1Kfyi9NCRp7oq1sY2llbGUxH37qr00l4Vhhplvi9Xo&#10;rDjTEFrPCPNZBoK48qblGuFr93a3BBGiZqOtZ0L4pgCrcnJT6Nz4C2/ovI21SCUcco3QxNjnUoaq&#10;IafDzPfEyTv6wemY5FBLM+hLKndWqiy7l063nBYa3dNzQ1W3PTmE/Tu/rm3Xmc3i49P7l3Dc78wa&#10;8XY6Pj2CiDTG/zD84id0KBPTwZ/YBGER0iPx7yZvqR4WIA4ISs0VyLKQ1/TlDwAAAP//AwBQSwEC&#10;LQAUAAYACAAAACEAtoM4kv4AAADhAQAAEwAAAAAAAAAAAAAAAAAAAAAAW0NvbnRlbnRfVHlwZXNd&#10;LnhtbFBLAQItABQABgAIAAAAIQA4/SH/1gAAAJQBAAALAAAAAAAAAAAAAAAAAC8BAABfcmVscy8u&#10;cmVsc1BLAQItABQABgAIAAAAIQD9OJBXKgIAAEoEAAAOAAAAAAAAAAAAAAAAAC4CAABkcnMvZTJv&#10;RG9jLnhtbFBLAQItABQABgAIAAAAIQCC2al/3AAAAAUBAAAPAAAAAAAAAAAAAAAAAIQEAABkcnMv&#10;ZG93bnJldi54bWxQSwUGAAAAAAQABADzAAAAjQUAAAAA&#10;" fillcolor="#cfcdcd [2894]">
                <v:textbox style="mso-fit-shape-to-text:t">
                  <w:txbxContent>
                    <w:p w14:paraId="5E6178E1" w14:textId="43D1C1E9" w:rsidR="004472F0" w:rsidRDefault="00D25790" w:rsidP="004472F0">
                      <w:pPr>
                        <w:rPr>
                          <w:rFonts w:ascii="Consolas" w:hAnsi="Consolas"/>
                        </w:rPr>
                      </w:pPr>
                      <w:r>
                        <w:rPr>
                          <w:rFonts w:ascii="Consolas" w:hAnsi="Consolas" w:hint="eastAsia"/>
                        </w:rPr>
                        <w:t>備份來源</w:t>
                      </w:r>
                      <w:r w:rsidR="004472F0">
                        <w:rPr>
                          <w:rFonts w:ascii="Consolas" w:hAnsi="Consolas" w:hint="eastAsia"/>
                        </w:rPr>
                        <w:t>：</w:t>
                      </w:r>
                      <w:r>
                        <w:rPr>
                          <w:rFonts w:ascii="Consolas" w:hAnsi="Consolas" w:hint="eastAsia"/>
                        </w:rPr>
                        <w:t>使用</w:t>
                      </w:r>
                      <w:ins w:id="1118" w:author="elvis_ting 丁士珉" w:date="2025-05-15T16:24:00Z" w16du:dateUtc="2025-05-15T08:24:00Z">
                        <w:r w:rsidR="00776BDA">
                          <w:rPr>
                            <w:rFonts w:ascii="Consolas" w:hAnsi="Consolas" w:hint="eastAsia"/>
                          </w:rPr>
                          <w:t>持續</w:t>
                        </w:r>
                      </w:ins>
                      <w:r>
                        <w:rPr>
                          <w:rFonts w:ascii="Consolas" w:hAnsi="Consolas" w:hint="eastAsia"/>
                        </w:rPr>
                        <w:t>備份名稱或是定時備份名稱</w:t>
                      </w:r>
                    </w:p>
                    <w:p w14:paraId="5C67441A" w14:textId="6C8C316D" w:rsidR="004472F0" w:rsidRDefault="00304BD4" w:rsidP="004472F0">
                      <w:pPr>
                        <w:rPr>
                          <w:rFonts w:ascii="Consolas" w:hAnsi="Consolas"/>
                        </w:rPr>
                      </w:pPr>
                      <w:ins w:id="1119" w:author="elvis_ting 丁士珉" w:date="2025-05-15T16:23:00Z" w16du:dateUtc="2025-05-15T08:23:00Z">
                        <w:r>
                          <w:rPr>
                            <w:rFonts w:ascii="Consolas" w:hAnsi="Consolas" w:hint="eastAsia"/>
                          </w:rPr>
                          <w:t>單次復原</w:t>
                        </w:r>
                      </w:ins>
                      <w:del w:id="1120" w:author="elvis_ting 丁士珉" w:date="2025-05-15T16:23:00Z" w16du:dateUtc="2025-05-15T08:23:00Z">
                        <w:r w:rsidR="00D25790">
                          <w:rPr>
                            <w:rFonts w:ascii="Consolas" w:hAnsi="Consolas" w:hint="eastAsia"/>
                          </w:rPr>
                          <w:delText>一次性</w:delText>
                        </w:r>
                      </w:del>
                      <w:r w:rsidR="004472F0">
                        <w:rPr>
                          <w:rFonts w:ascii="Consolas" w:hAnsi="Consolas" w:hint="eastAsia"/>
                        </w:rPr>
                        <w:t>：</w:t>
                      </w:r>
                      <w:r w:rsidR="00D25790">
                        <w:rPr>
                          <w:rFonts w:ascii="Consolas" w:hAnsi="Consolas" w:hint="eastAsia"/>
                        </w:rPr>
                        <w:t>否</w:t>
                      </w:r>
                    </w:p>
                    <w:p w14:paraId="7350E35E" w14:textId="77777777" w:rsidR="004472F0" w:rsidRPr="00807C51" w:rsidRDefault="004472F0" w:rsidP="004472F0">
                      <w:pPr>
                        <w:rPr>
                          <w:rFonts w:ascii="Consolas" w:hAnsi="Consolas"/>
                        </w:rPr>
                      </w:pPr>
                      <w:r>
                        <w:rPr>
                          <w:rFonts w:ascii="Consolas" w:hAnsi="Consolas" w:hint="eastAsia"/>
                        </w:rPr>
                        <w:t>其他欄位：依照實際設定及需求輸入</w:t>
                      </w:r>
                    </w:p>
                  </w:txbxContent>
                </v:textbox>
                <w10:anchorlock/>
              </v:shape>
            </w:pict>
          </mc:Fallback>
        </mc:AlternateContent>
      </w:r>
    </w:p>
    <w:p w14:paraId="34FC9CFD" w14:textId="77777777" w:rsidR="002652DC" w:rsidRDefault="002652DC" w:rsidP="003F284C"/>
    <w:p w14:paraId="741113AB" w14:textId="4E16A022" w:rsidR="002652DC" w:rsidRDefault="00FD0377" w:rsidP="002652DC">
      <w:pPr>
        <w:pStyle w:val="3"/>
        <w:numPr>
          <w:ilvl w:val="1"/>
          <w:numId w:val="2"/>
        </w:numPr>
      </w:pPr>
      <w:r>
        <w:rPr>
          <w:rFonts w:hint="eastAsia"/>
        </w:rPr>
        <w:t>跨集群同步資源</w:t>
      </w:r>
    </w:p>
    <w:p w14:paraId="00349EC9" w14:textId="5942B7E5" w:rsidR="00FD0377" w:rsidRDefault="00183CFF" w:rsidP="00FD0377">
      <w:r w:rsidRPr="0022308B">
        <w:rPr>
          <w:noProof/>
        </w:rPr>
        <w:drawing>
          <wp:anchor distT="0" distB="0" distL="114300" distR="114300" simplePos="0" relativeHeight="251658241" behindDoc="1" locked="0" layoutInCell="1" allowOverlap="1" wp14:anchorId="4EA33D87" wp14:editId="1377E547">
            <wp:simplePos x="0" y="0"/>
            <wp:positionH relativeFrom="column">
              <wp:posOffset>-1092200</wp:posOffset>
            </wp:positionH>
            <wp:positionV relativeFrom="paragraph">
              <wp:posOffset>474014</wp:posOffset>
            </wp:positionV>
            <wp:extent cx="7456170" cy="1811020"/>
            <wp:effectExtent l="0" t="0" r="0" b="0"/>
            <wp:wrapTight wrapText="bothSides">
              <wp:wrapPolygon edited="0">
                <wp:start x="2539" y="682"/>
                <wp:lineTo x="2263" y="1818"/>
                <wp:lineTo x="1987" y="3863"/>
                <wp:lineTo x="1987" y="4771"/>
                <wp:lineTo x="0" y="7952"/>
                <wp:lineTo x="0" y="19313"/>
                <wp:lineTo x="1656" y="19313"/>
                <wp:lineTo x="17991" y="18858"/>
                <wp:lineTo x="21523" y="18404"/>
                <wp:lineTo x="21523" y="10679"/>
                <wp:lineTo x="21302" y="10224"/>
                <wp:lineTo x="19481" y="8407"/>
                <wp:lineTo x="19536" y="3863"/>
                <wp:lineTo x="19150" y="1590"/>
                <wp:lineTo x="18874" y="682"/>
                <wp:lineTo x="2539" y="682"/>
              </wp:wrapPolygon>
            </wp:wrapTight>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56170"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377">
        <w:rPr>
          <w:rFonts w:hint="eastAsia"/>
        </w:rPr>
        <w:t>可以結合前述兩點方式</w:t>
      </w:r>
      <w:r w:rsidR="00743752">
        <w:rPr>
          <w:rFonts w:hint="eastAsia"/>
        </w:rPr>
        <w:t>，將資源從</w:t>
      </w:r>
      <w:ins w:id="1121" w:author="elvis_ting 丁士珉" w:date="2025-05-15T16:50:00Z" w16du:dateUtc="2025-05-15T08:50:00Z">
        <w:r w:rsidR="002A1664">
          <w:rPr>
            <w:rFonts w:hint="eastAsia"/>
          </w:rPr>
          <w:t>來源</w:t>
        </w:r>
      </w:ins>
      <w:r w:rsidR="00743752">
        <w:rPr>
          <w:rFonts w:hint="eastAsia"/>
        </w:rPr>
        <w:t>集群</w:t>
      </w:r>
      <w:r w:rsidR="00743752">
        <w:rPr>
          <w:rFonts w:hint="eastAsia"/>
        </w:rPr>
        <w:t>A</w:t>
      </w:r>
      <w:r w:rsidR="00743752">
        <w:rPr>
          <w:rFonts w:hint="eastAsia"/>
        </w:rPr>
        <w:t>備份到</w:t>
      </w:r>
      <w:ins w:id="1122" w:author="elvis_ting 丁士珉" w:date="2025-05-15T16:50:00Z" w16du:dateUtc="2025-05-15T08:50:00Z">
        <w:r w:rsidR="002A1664">
          <w:rPr>
            <w:rFonts w:hint="eastAsia"/>
          </w:rPr>
          <w:t>目標</w:t>
        </w:r>
      </w:ins>
      <w:r w:rsidR="00743752">
        <w:rPr>
          <w:rFonts w:hint="eastAsia"/>
        </w:rPr>
        <w:t>集群</w:t>
      </w:r>
      <w:r w:rsidR="00743752">
        <w:rPr>
          <w:rFonts w:hint="eastAsia"/>
        </w:rPr>
        <w:t>B</w:t>
      </w:r>
      <w:r w:rsidR="00743752">
        <w:rPr>
          <w:rFonts w:hint="eastAsia"/>
        </w:rPr>
        <w:t>當中，也就是</w:t>
      </w:r>
      <w:r w:rsidR="00743752">
        <w:rPr>
          <w:rFonts w:hint="eastAsia"/>
        </w:rPr>
        <w:t>Cluster Sync</w:t>
      </w:r>
      <w:r w:rsidR="00BB4364">
        <w:rPr>
          <w:rFonts w:hint="eastAsia"/>
        </w:rPr>
        <w:t>名稱</w:t>
      </w:r>
      <w:r w:rsidR="00743752">
        <w:rPr>
          <w:rFonts w:hint="eastAsia"/>
        </w:rPr>
        <w:t>的含義。</w:t>
      </w:r>
      <w:r>
        <w:rPr>
          <w:rFonts w:hint="eastAsia"/>
        </w:rPr>
        <w:t>實際效果如下圖所示：</w:t>
      </w:r>
    </w:p>
    <w:p w14:paraId="0C0119F9" w14:textId="24AD89E8" w:rsidR="00183CFF" w:rsidRDefault="00183CFF" w:rsidP="00FD0377">
      <w:r>
        <w:rPr>
          <w:rFonts w:hint="eastAsia"/>
        </w:rPr>
        <w:t>想要做到這點，需要兩個</w:t>
      </w:r>
      <w:r w:rsidR="007C2B51">
        <w:rPr>
          <w:rFonts w:hint="eastAsia"/>
        </w:rPr>
        <w:t>集</w:t>
      </w:r>
      <w:r>
        <w:rPr>
          <w:rFonts w:hint="eastAsia"/>
        </w:rPr>
        <w:t>群都連線到</w:t>
      </w:r>
      <w:r w:rsidR="007C2B51">
        <w:rPr>
          <w:rFonts w:hint="eastAsia"/>
        </w:rPr>
        <w:t>同一個</w:t>
      </w:r>
      <w:r>
        <w:rPr>
          <w:rFonts w:hint="eastAsia"/>
        </w:rPr>
        <w:t>儲存庫</w:t>
      </w:r>
      <w:del w:id="1123" w:author="elvis_ting 丁士珉" w:date="2025-05-15T16:51:00Z" w16du:dateUtc="2025-05-15T08:51:00Z">
        <w:r>
          <w:rPr>
            <w:rFonts w:hint="eastAsia"/>
          </w:rPr>
          <w:delText>，</w:delText>
        </w:r>
        <w:r w:rsidR="00567E57">
          <w:rPr>
            <w:rFonts w:hint="eastAsia"/>
          </w:rPr>
          <w:delText>或是同時多個儲存庫也可以</w:delText>
        </w:r>
      </w:del>
      <w:r w:rsidR="00567E57">
        <w:rPr>
          <w:rFonts w:hint="eastAsia"/>
        </w:rPr>
        <w:t>。</w:t>
      </w:r>
      <w:r w:rsidR="001C0DA1">
        <w:rPr>
          <w:rFonts w:hint="eastAsia"/>
        </w:rPr>
        <w:t>再透過</w:t>
      </w:r>
      <w:r w:rsidR="007913A2">
        <w:rPr>
          <w:rFonts w:hint="eastAsia"/>
        </w:rPr>
        <w:t>集群</w:t>
      </w:r>
      <w:r w:rsidR="007913A2">
        <w:rPr>
          <w:rFonts w:hint="eastAsia"/>
        </w:rPr>
        <w:t>A</w:t>
      </w:r>
      <w:r w:rsidR="007913A2">
        <w:rPr>
          <w:rFonts w:hint="eastAsia"/>
        </w:rPr>
        <w:t>的</w:t>
      </w:r>
      <w:r w:rsidR="001C0DA1">
        <w:rPr>
          <w:rFonts w:hint="eastAsia"/>
        </w:rPr>
        <w:t>備份或定時備份設定</w:t>
      </w:r>
      <w:r w:rsidR="007913A2">
        <w:rPr>
          <w:rFonts w:hint="eastAsia"/>
        </w:rPr>
        <w:t>將資源備份到儲存庫中</w:t>
      </w:r>
      <w:r w:rsidR="0071627B">
        <w:rPr>
          <w:rFonts w:hint="eastAsia"/>
        </w:rPr>
        <w:t>。最後</w:t>
      </w:r>
      <w:r w:rsidR="006A6CC4">
        <w:rPr>
          <w:rFonts w:hint="eastAsia"/>
        </w:rPr>
        <w:t>在</w:t>
      </w:r>
      <w:r w:rsidR="0071627B">
        <w:rPr>
          <w:rFonts w:hint="eastAsia"/>
        </w:rPr>
        <w:t>集群</w:t>
      </w:r>
      <w:r w:rsidR="0071627B">
        <w:rPr>
          <w:rFonts w:hint="eastAsia"/>
        </w:rPr>
        <w:t>B</w:t>
      </w:r>
      <w:r w:rsidR="0071627B">
        <w:rPr>
          <w:rFonts w:hint="eastAsia"/>
        </w:rPr>
        <w:t>中使用復原</w:t>
      </w:r>
      <w:ins w:id="1124" w:author="elvis_ting 丁士珉" w:date="2025-05-15T16:51:00Z" w16du:dateUtc="2025-05-15T08:51:00Z">
        <w:r w:rsidR="004E5BAF">
          <w:rPr>
            <w:rFonts w:hint="eastAsia"/>
          </w:rPr>
          <w:t>設定</w:t>
        </w:r>
      </w:ins>
      <w:r w:rsidR="0071627B">
        <w:rPr>
          <w:rFonts w:hint="eastAsia"/>
        </w:rPr>
        <w:t>將資源復原到</w:t>
      </w:r>
      <w:r w:rsidR="00BB4838">
        <w:rPr>
          <w:rFonts w:hint="eastAsia"/>
        </w:rPr>
        <w:t>自身集群上。</w:t>
      </w:r>
    </w:p>
    <w:p w14:paraId="474D81C2" w14:textId="77777777" w:rsidR="00BB4838" w:rsidRDefault="00BB4838" w:rsidP="00FD0377"/>
    <w:p w14:paraId="24E060B2" w14:textId="647D0CA7" w:rsidR="00BB4838" w:rsidRDefault="007E6851" w:rsidP="00FD0377">
      <w:r>
        <w:rPr>
          <w:rFonts w:hint="eastAsia"/>
        </w:rPr>
        <w:t>儲存庫需要在集群</w:t>
      </w:r>
      <w:r w:rsidR="00855949">
        <w:rPr>
          <w:rFonts w:hint="eastAsia"/>
        </w:rPr>
        <w:t>A</w:t>
      </w:r>
      <w:r w:rsidR="00855949">
        <w:rPr>
          <w:rFonts w:hint="eastAsia"/>
        </w:rPr>
        <w:t>和集群</w:t>
      </w:r>
      <w:r w:rsidR="00855949">
        <w:rPr>
          <w:rFonts w:hint="eastAsia"/>
        </w:rPr>
        <w:t>B</w:t>
      </w:r>
      <w:r>
        <w:rPr>
          <w:rFonts w:hint="eastAsia"/>
        </w:rPr>
        <w:t>上皆配置連線到同一個儲存庫，如果有需要同時備份到多個儲存庫</w:t>
      </w:r>
      <w:r w:rsidR="0023003C">
        <w:rPr>
          <w:rFonts w:hint="eastAsia"/>
        </w:rPr>
        <w:t>，可以自行增加配置</w:t>
      </w:r>
      <w:r>
        <w:rPr>
          <w:rFonts w:hint="eastAsia"/>
        </w:rPr>
        <w:t>，說明如下：</w:t>
      </w:r>
    </w:p>
    <w:p w14:paraId="1C61D6A5" w14:textId="6DDC7BBE" w:rsidR="007E6851" w:rsidRPr="00FD0377" w:rsidRDefault="007E6851" w:rsidP="00FD0377">
      <w:r>
        <w:rPr>
          <w:noProof/>
        </w:rPr>
        <mc:AlternateContent>
          <mc:Choice Requires="wps">
            <w:drawing>
              <wp:inline distT="0" distB="0" distL="0" distR="0" wp14:anchorId="3E841EC9" wp14:editId="6D9DDB1C">
                <wp:extent cx="5266944" cy="1404620"/>
                <wp:effectExtent l="0" t="0" r="10160" b="13970"/>
                <wp:docPr id="28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56C75E90" w14:textId="2BC052A1" w:rsidR="007E6851" w:rsidRDefault="007E6851" w:rsidP="007E6851">
                            <w:pPr>
                              <w:rPr>
                                <w:rFonts w:ascii="Consolas" w:hAnsi="Consolas"/>
                              </w:rPr>
                            </w:pPr>
                            <w:r>
                              <w:rPr>
                                <w:rFonts w:ascii="Consolas" w:hAnsi="Consolas" w:hint="eastAsia"/>
                              </w:rPr>
                              <w:t>儲存庫名稱：</w:t>
                            </w:r>
                            <w:r w:rsidR="0023003C">
                              <w:rPr>
                                <w:rFonts w:ascii="Consolas" w:hAnsi="Consolas" w:hint="eastAsia"/>
                              </w:rPr>
                              <w:t>在不同的集群上可以使用相同的名稱，不會互相影響</w:t>
                            </w:r>
                          </w:p>
                          <w:p w14:paraId="2E9A3B2A" w14:textId="47719D2E" w:rsidR="007E6851" w:rsidRPr="00807C51" w:rsidRDefault="007E6851" w:rsidP="007E6851">
                            <w:pPr>
                              <w:rPr>
                                <w:rFonts w:ascii="Consolas" w:hAnsi="Consolas"/>
                              </w:rPr>
                            </w:pPr>
                            <w:r>
                              <w:rPr>
                                <w:rFonts w:ascii="Consolas" w:hAnsi="Consolas" w:hint="eastAsia"/>
                              </w:rPr>
                              <w:t>其他欄位：依照實際設定及需求輸入</w:t>
                            </w:r>
                            <w:r w:rsidR="0023003C">
                              <w:rPr>
                                <w:rFonts w:ascii="Consolas" w:hAnsi="Consolas" w:hint="eastAsia"/>
                              </w:rPr>
                              <w:t>，只要連線的目的儲存庫是同一個即可</w:t>
                            </w:r>
                            <w:ins w:id="1125" w:author="elvis_ting 丁士珉" w:date="2025-05-15T16:31:00Z" w16du:dateUtc="2025-05-15T08:31:00Z">
                              <w:r w:rsidR="00331CB6">
                                <w:rPr>
                                  <w:rFonts w:ascii="Consolas" w:hAnsi="Consolas" w:hint="eastAsia"/>
                                </w:rPr>
                                <w:t>，且</w:t>
                              </w:r>
                              <w:r w:rsidR="00331CB6">
                                <w:rPr>
                                  <w:rFonts w:ascii="Consolas" w:hAnsi="Consolas" w:hint="eastAsia"/>
                                </w:rPr>
                                <w:t>Bucket</w:t>
                              </w:r>
                              <w:r w:rsidR="00331CB6">
                                <w:rPr>
                                  <w:rFonts w:ascii="Consolas" w:hAnsi="Consolas" w:hint="eastAsia"/>
                                </w:rPr>
                                <w:t>名稱</w:t>
                              </w:r>
                              <w:r w:rsidR="00E023E8">
                                <w:rPr>
                                  <w:rFonts w:ascii="Consolas" w:hAnsi="Consolas" w:hint="eastAsia"/>
                                </w:rPr>
                                <w:t>和儲存庫前綴名稱</w:t>
                              </w:r>
                            </w:ins>
                            <w:ins w:id="1126" w:author="elvis_ting 丁士珉" w:date="2025-05-15T16:32:00Z" w16du:dateUtc="2025-05-15T08:32:00Z">
                              <w:r w:rsidR="00E023E8">
                                <w:rPr>
                                  <w:rFonts w:ascii="Consolas" w:hAnsi="Consolas" w:hint="eastAsia"/>
                                </w:rPr>
                                <w:t>也必須完全相同</w:t>
                              </w:r>
                            </w:ins>
                          </w:p>
                        </w:txbxContent>
                      </wps:txbx>
                      <wps:bodyPr rot="0" vert="horz" wrap="square" lIns="91440" tIns="45720" rIns="91440" bIns="45720" anchor="t" anchorCtr="0">
                        <a:spAutoFit/>
                      </wps:bodyPr>
                    </wps:wsp>
                  </a:graphicData>
                </a:graphic>
              </wp:inline>
            </w:drawing>
          </mc:Choice>
          <mc:Fallback>
            <w:pict>
              <v:shape w14:anchorId="3E841EC9" id="_x0000_s1036"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vgKgIAAEs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gaqYopB+4rqI/IvoVpunEb8dKB/UXJgJNdUvdz&#10;z6ygRH3U2MHVPM/DKkQhX7xFuom91VS3GqY5QpXUUzJdtz6uT+TWPGCndzL24JrJKWec2EjiabvC&#10;StzK0er6D9j8BgAA//8DAFBLAwQUAAYACAAAACEAgtmpf9wAAAAFAQAADwAAAGRycy9kb3ducmV2&#10;LnhtbEyPzWrDMBCE74W8g9hAb40cEUrqeh1Kfyi9NCRp7oq1sY2llbGUxH37qr00l4Vhhplvi9Xo&#10;rDjTEFrPCPNZBoK48qblGuFr93a3BBGiZqOtZ0L4pgCrcnJT6Nz4C2/ovI21SCUcco3QxNjnUoaq&#10;IafDzPfEyTv6wemY5FBLM+hLKndWqiy7l063nBYa3dNzQ1W3PTmE/Tu/rm3Xmc3i49P7l3Dc78wa&#10;8XY6Pj2CiDTG/zD84id0KBPTwZ/YBGER0iPx7yZvqR4WIA4ISs0VyLKQ1/TlDwAAAP//AwBQSwEC&#10;LQAUAAYACAAAACEAtoM4kv4AAADhAQAAEwAAAAAAAAAAAAAAAAAAAAAAW0NvbnRlbnRfVHlwZXNd&#10;LnhtbFBLAQItABQABgAIAAAAIQA4/SH/1gAAAJQBAAALAAAAAAAAAAAAAAAAAC8BAABfcmVscy8u&#10;cmVsc1BLAQItABQABgAIAAAAIQCZhHvgKgIAAEsEAAAOAAAAAAAAAAAAAAAAAC4CAABkcnMvZTJv&#10;RG9jLnhtbFBLAQItABQABgAIAAAAIQCC2al/3AAAAAUBAAAPAAAAAAAAAAAAAAAAAIQEAABkcnMv&#10;ZG93bnJldi54bWxQSwUGAAAAAAQABADzAAAAjQUAAAAA&#10;" fillcolor="#cfcdcd [2894]">
                <v:textbox style="mso-fit-shape-to-text:t">
                  <w:txbxContent>
                    <w:p w14:paraId="56C75E90" w14:textId="2BC052A1" w:rsidR="007E6851" w:rsidRDefault="007E6851" w:rsidP="007E6851">
                      <w:pPr>
                        <w:rPr>
                          <w:rFonts w:ascii="Consolas" w:hAnsi="Consolas"/>
                        </w:rPr>
                      </w:pPr>
                      <w:r>
                        <w:rPr>
                          <w:rFonts w:ascii="Consolas" w:hAnsi="Consolas" w:hint="eastAsia"/>
                        </w:rPr>
                        <w:t>儲存庫名稱：</w:t>
                      </w:r>
                      <w:r w:rsidR="0023003C">
                        <w:rPr>
                          <w:rFonts w:ascii="Consolas" w:hAnsi="Consolas" w:hint="eastAsia"/>
                        </w:rPr>
                        <w:t>在不同的集群上可以使用相同的名稱，不會互相影響</w:t>
                      </w:r>
                    </w:p>
                    <w:p w14:paraId="2E9A3B2A" w14:textId="47719D2E" w:rsidR="007E6851" w:rsidRPr="00807C51" w:rsidRDefault="007E6851" w:rsidP="007E6851">
                      <w:pPr>
                        <w:rPr>
                          <w:rFonts w:ascii="Consolas" w:hAnsi="Consolas"/>
                        </w:rPr>
                      </w:pPr>
                      <w:r>
                        <w:rPr>
                          <w:rFonts w:ascii="Consolas" w:hAnsi="Consolas" w:hint="eastAsia"/>
                        </w:rPr>
                        <w:t>其他欄位：依照實際設定及需求輸入</w:t>
                      </w:r>
                      <w:r w:rsidR="0023003C">
                        <w:rPr>
                          <w:rFonts w:ascii="Consolas" w:hAnsi="Consolas" w:hint="eastAsia"/>
                        </w:rPr>
                        <w:t>，只要連線的目的儲存庫是同一個即可</w:t>
                      </w:r>
                      <w:ins w:id="1127" w:author="elvis_ting 丁士珉" w:date="2025-05-15T16:31:00Z" w16du:dateUtc="2025-05-15T08:31:00Z">
                        <w:r w:rsidR="00331CB6">
                          <w:rPr>
                            <w:rFonts w:ascii="Consolas" w:hAnsi="Consolas" w:hint="eastAsia"/>
                          </w:rPr>
                          <w:t>，且</w:t>
                        </w:r>
                        <w:r w:rsidR="00331CB6">
                          <w:rPr>
                            <w:rFonts w:ascii="Consolas" w:hAnsi="Consolas" w:hint="eastAsia"/>
                          </w:rPr>
                          <w:t>Bucket</w:t>
                        </w:r>
                        <w:r w:rsidR="00331CB6">
                          <w:rPr>
                            <w:rFonts w:ascii="Consolas" w:hAnsi="Consolas" w:hint="eastAsia"/>
                          </w:rPr>
                          <w:t>名稱</w:t>
                        </w:r>
                        <w:r w:rsidR="00E023E8">
                          <w:rPr>
                            <w:rFonts w:ascii="Consolas" w:hAnsi="Consolas" w:hint="eastAsia"/>
                          </w:rPr>
                          <w:t>和儲存庫前綴名稱</w:t>
                        </w:r>
                      </w:ins>
                      <w:ins w:id="1128" w:author="elvis_ting 丁士珉" w:date="2025-05-15T16:32:00Z" w16du:dateUtc="2025-05-15T08:32:00Z">
                        <w:r w:rsidR="00E023E8">
                          <w:rPr>
                            <w:rFonts w:ascii="Consolas" w:hAnsi="Consolas" w:hint="eastAsia"/>
                          </w:rPr>
                          <w:t>也必須完全相同</w:t>
                        </w:r>
                      </w:ins>
                    </w:p>
                  </w:txbxContent>
                </v:textbox>
                <w10:anchorlock/>
              </v:shape>
            </w:pict>
          </mc:Fallback>
        </mc:AlternateContent>
      </w:r>
    </w:p>
    <w:p w14:paraId="3918D81A" w14:textId="77777777" w:rsidR="00FC45D7" w:rsidRDefault="00FC45D7" w:rsidP="003F284C"/>
    <w:p w14:paraId="3F6CC99B" w14:textId="3DCFBB42" w:rsidR="00FC45D7" w:rsidRDefault="00855949" w:rsidP="003F284C">
      <w:del w:id="1129" w:author="elvis_ting 丁士珉" w:date="2025-05-15T16:54:00Z" w16du:dateUtc="2025-05-15T08:54:00Z">
        <w:r>
          <w:rPr>
            <w:rFonts w:hint="eastAsia"/>
          </w:rPr>
          <w:delText>備份和定時</w:delText>
        </w:r>
      </w:del>
      <w:r>
        <w:rPr>
          <w:rFonts w:hint="eastAsia"/>
        </w:rPr>
        <w:t>備份設定在</w:t>
      </w:r>
      <w:ins w:id="1130" w:author="elvis_ting 丁士珉" w:date="2025-05-15T16:32:00Z" w16du:dateUtc="2025-05-15T08:32:00Z">
        <w:r w:rsidR="00102718">
          <w:rPr>
            <w:rFonts w:hint="eastAsia"/>
          </w:rPr>
          <w:t>來源</w:t>
        </w:r>
      </w:ins>
      <w:r>
        <w:rPr>
          <w:rFonts w:hint="eastAsia"/>
        </w:rPr>
        <w:t>集群</w:t>
      </w:r>
      <w:ins w:id="1131" w:author="elvis_ting 丁士珉" w:date="2025-05-15T16:52:00Z" w16du:dateUtc="2025-05-15T08:52:00Z">
        <w:r w:rsidR="0099041D">
          <w:rPr>
            <w:rFonts w:hint="eastAsia"/>
          </w:rPr>
          <w:t>A</w:t>
        </w:r>
      </w:ins>
      <w:ins w:id="1132" w:author="elvis_ting 丁士珉" w:date="2025-05-15T16:33:00Z" w16du:dateUtc="2025-05-15T08:33:00Z">
        <w:r w:rsidR="00102718">
          <w:rPr>
            <w:rFonts w:hint="eastAsia"/>
          </w:rPr>
          <w:t>做設定即可</w:t>
        </w:r>
      </w:ins>
      <w:del w:id="1133" w:author="elvis_ting 丁士珉" w:date="2025-05-15T16:52:00Z" w16du:dateUtc="2025-05-15T08:52:00Z">
        <w:r>
          <w:rPr>
            <w:rFonts w:hint="eastAsia"/>
          </w:rPr>
          <w:delText>A</w:delText>
        </w:r>
      </w:del>
      <w:del w:id="1134" w:author="elvis_ting 丁士珉" w:date="2025-05-15T16:33:00Z" w16du:dateUtc="2025-05-15T08:33:00Z">
        <w:r>
          <w:rPr>
            <w:rFonts w:hint="eastAsia"/>
          </w:rPr>
          <w:delText>上做設定即可</w:delText>
        </w:r>
      </w:del>
      <w:r>
        <w:rPr>
          <w:rFonts w:hint="eastAsia"/>
        </w:rPr>
        <w:t>，</w:t>
      </w:r>
      <w:del w:id="1135" w:author="elvis_ting 丁士珉" w:date="2025-05-15T16:54:00Z" w16du:dateUtc="2025-05-15T08:54:00Z">
        <w:r w:rsidR="00D55CED">
          <w:rPr>
            <w:rFonts w:hint="eastAsia"/>
          </w:rPr>
          <w:delText>如果只是要做一次的同步，</w:delText>
        </w:r>
      </w:del>
      <w:r w:rsidR="00D55CED">
        <w:rPr>
          <w:rFonts w:hint="eastAsia"/>
        </w:rPr>
        <w:t>可以使用</w:t>
      </w:r>
      <w:ins w:id="1136" w:author="elvis_ting 丁士珉" w:date="2025-05-15T16:32:00Z" w16du:dateUtc="2025-05-15T08:32:00Z">
        <w:r w:rsidR="00102718">
          <w:rPr>
            <w:rFonts w:hint="eastAsia"/>
          </w:rPr>
          <w:t>單次</w:t>
        </w:r>
      </w:ins>
      <w:del w:id="1137" w:author="elvis_ting 丁士珉" w:date="2025-05-15T16:32:00Z" w16du:dateUtc="2025-05-15T08:32:00Z">
        <w:r w:rsidR="00D55CED">
          <w:rPr>
            <w:rFonts w:hint="eastAsia"/>
          </w:rPr>
          <w:delText>一次性</w:delText>
        </w:r>
      </w:del>
      <w:del w:id="1138" w:author="elvis_ting 丁士珉" w:date="2025-05-15T16:53:00Z" w16du:dateUtc="2025-05-15T08:53:00Z">
        <w:r w:rsidR="00D55CED">
          <w:rPr>
            <w:rFonts w:hint="eastAsia"/>
          </w:rPr>
          <w:delText>備份，或根據</w:delText>
        </w:r>
      </w:del>
      <w:del w:id="1139" w:author="elvis_ting 丁士珉" w:date="2025-05-15T16:33:00Z" w16du:dateUtc="2025-05-15T08:33:00Z">
        <w:r w:rsidR="00D55CED">
          <w:rPr>
            <w:rFonts w:hint="eastAsia"/>
          </w:rPr>
          <w:delText>使用場景</w:delText>
        </w:r>
      </w:del>
      <w:del w:id="1140" w:author="elvis_ting 丁士珉" w:date="2025-05-15T16:53:00Z" w16du:dateUtc="2025-05-15T08:53:00Z">
        <w:r w:rsidR="00D55CED">
          <w:rPr>
            <w:rFonts w:hint="eastAsia"/>
          </w:rPr>
          <w:delText>選擇持續</w:delText>
        </w:r>
      </w:del>
      <w:del w:id="1141" w:author="elvis_ting 丁士珉" w:date="2025-05-15T16:32:00Z" w16du:dateUtc="2025-05-15T08:32:00Z">
        <w:r w:rsidR="00D55CED">
          <w:rPr>
            <w:rFonts w:hint="eastAsia"/>
          </w:rPr>
          <w:delText>性</w:delText>
        </w:r>
      </w:del>
      <w:del w:id="1142" w:author="elvis_ting 丁士珉" w:date="2025-05-15T16:53:00Z" w16du:dateUtc="2025-05-15T08:53:00Z">
        <w:r w:rsidR="00D55CED">
          <w:rPr>
            <w:rFonts w:hint="eastAsia"/>
          </w:rPr>
          <w:delText>備份或定時備份</w:delText>
        </w:r>
      </w:del>
      <w:ins w:id="1143" w:author="elvis_ting 丁士珉" w:date="2025-05-15T16:53:00Z" w16du:dateUtc="2025-05-15T08:53:00Z">
        <w:r w:rsidR="006D41F1">
          <w:rPr>
            <w:rFonts w:hint="eastAsia"/>
          </w:rPr>
          <w:t>、持續或定時備份</w:t>
        </w:r>
      </w:ins>
      <w:r w:rsidR="00D55CED">
        <w:rPr>
          <w:rFonts w:hint="eastAsia"/>
        </w:rPr>
        <w:t>，配置說明如下：</w:t>
      </w:r>
    </w:p>
    <w:p w14:paraId="6ED3231D" w14:textId="1D979230" w:rsidR="00D55CED" w:rsidRDefault="003959D9" w:rsidP="003F284C">
      <w:ins w:id="1144" w:author="elvis_ting 丁士珉" w:date="2025-05-15T16:23:00Z" w16du:dateUtc="2025-05-15T08:23:00Z">
        <w:r>
          <w:rPr>
            <w:rFonts w:hint="eastAsia"/>
          </w:rPr>
          <w:t>單次</w:t>
        </w:r>
      </w:ins>
      <w:del w:id="1145" w:author="elvis_ting 丁士珉" w:date="2025-05-15T16:23:00Z" w16du:dateUtc="2025-05-15T08:23:00Z">
        <w:r w:rsidR="00D55CED">
          <w:rPr>
            <w:rFonts w:hint="eastAsia"/>
          </w:rPr>
          <w:delText>一次性</w:delText>
        </w:r>
      </w:del>
      <w:r w:rsidR="00D55CED">
        <w:rPr>
          <w:rFonts w:hint="eastAsia"/>
        </w:rPr>
        <w:t>和持續</w:t>
      </w:r>
      <w:del w:id="1146" w:author="elvis_ting 丁士珉" w:date="2025-05-15T16:46:00Z" w16du:dateUtc="2025-05-15T08:46:00Z">
        <w:r w:rsidR="00D55CED">
          <w:rPr>
            <w:rFonts w:hint="eastAsia"/>
          </w:rPr>
          <w:delText>性</w:delText>
        </w:r>
      </w:del>
      <w:r w:rsidR="00D55CED">
        <w:rPr>
          <w:rFonts w:hint="eastAsia"/>
        </w:rPr>
        <w:t>備份</w:t>
      </w:r>
    </w:p>
    <w:p w14:paraId="595A5D9D" w14:textId="1FE55D3E" w:rsidR="00D55CED" w:rsidRDefault="00D55CED" w:rsidP="003F284C">
      <w:r>
        <w:rPr>
          <w:noProof/>
        </w:rPr>
        <mc:AlternateContent>
          <mc:Choice Requires="wps">
            <w:drawing>
              <wp:inline distT="0" distB="0" distL="0" distR="0" wp14:anchorId="3D36D9F5" wp14:editId="7C545BF3">
                <wp:extent cx="5266944" cy="1404620"/>
                <wp:effectExtent l="0" t="0" r="10160" b="13970"/>
                <wp:docPr id="2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5523AC65" w14:textId="3514400E" w:rsidR="00D55CED" w:rsidRDefault="008D7374" w:rsidP="00D55CED">
                            <w:pPr>
                              <w:rPr>
                                <w:rFonts w:ascii="Consolas" w:hAnsi="Consolas"/>
                              </w:rPr>
                            </w:pPr>
                            <w:r>
                              <w:rPr>
                                <w:rFonts w:ascii="Consolas" w:hAnsi="Consolas" w:hint="eastAsia"/>
                              </w:rPr>
                              <w:t>備份</w:t>
                            </w:r>
                            <w:r w:rsidR="00D55CED">
                              <w:rPr>
                                <w:rFonts w:ascii="Consolas" w:hAnsi="Consolas" w:hint="eastAsia"/>
                              </w:rPr>
                              <w:t>名稱：</w:t>
                            </w:r>
                            <w:r w:rsidR="00A26EF0">
                              <w:rPr>
                                <w:rFonts w:ascii="Consolas" w:hAnsi="Consolas" w:hint="eastAsia"/>
                              </w:rPr>
                              <w:t>在集群</w:t>
                            </w:r>
                            <w:r w:rsidR="007B507E">
                              <w:rPr>
                                <w:rFonts w:ascii="Consolas" w:hAnsi="Consolas" w:hint="eastAsia"/>
                              </w:rPr>
                              <w:t>B</w:t>
                            </w:r>
                            <w:r w:rsidR="00A26EF0">
                              <w:rPr>
                                <w:rFonts w:ascii="Consolas" w:hAnsi="Consolas" w:hint="eastAsia"/>
                              </w:rPr>
                              <w:t>上的復原</w:t>
                            </w:r>
                            <w:ins w:id="1147" w:author="elvis_ting 丁士珉" w:date="2025-05-15T16:35:00Z" w16du:dateUtc="2025-05-15T08:35:00Z">
                              <w:r w:rsidR="00883CC6">
                                <w:rPr>
                                  <w:rFonts w:ascii="Consolas" w:hAnsi="Consolas" w:hint="eastAsia"/>
                                </w:rPr>
                                <w:t>設定</w:t>
                              </w:r>
                            </w:ins>
                            <w:r w:rsidR="00A26EF0">
                              <w:rPr>
                                <w:rFonts w:ascii="Consolas" w:hAnsi="Consolas" w:hint="eastAsia"/>
                              </w:rPr>
                              <w:t>會使用這裡輸入的名稱</w:t>
                            </w:r>
                            <w:ins w:id="1148" w:author="elvis_ting 丁士珉" w:date="2025-05-15T16:35:00Z" w16du:dateUtc="2025-05-15T08:35:00Z">
                              <w:r w:rsidR="00595763">
                                <w:rPr>
                                  <w:rFonts w:ascii="Consolas" w:hAnsi="Consolas" w:hint="eastAsia"/>
                                </w:rPr>
                                <w:t>作為備份來源</w:t>
                              </w:r>
                            </w:ins>
                          </w:p>
                          <w:p w14:paraId="4BDE4145" w14:textId="79D7250E" w:rsidR="00BF1D31" w:rsidRDefault="0076094A" w:rsidP="00D55CED">
                            <w:pPr>
                              <w:rPr>
                                <w:rFonts w:ascii="Consolas" w:hAnsi="Consolas"/>
                              </w:rPr>
                            </w:pPr>
                            <w:ins w:id="1149" w:author="elvis_ting 丁士珉" w:date="2025-05-15T16:33:00Z" w16du:dateUtc="2025-05-15T08:33:00Z">
                              <w:r>
                                <w:rPr>
                                  <w:rFonts w:ascii="Consolas" w:hAnsi="Consolas" w:hint="eastAsia"/>
                                </w:rPr>
                                <w:t>單次備份</w:t>
                              </w:r>
                            </w:ins>
                            <w:del w:id="1150" w:author="elvis_ting 丁士珉" w:date="2025-05-15T16:33:00Z" w16du:dateUtc="2025-05-15T08:33:00Z">
                              <w:r w:rsidR="00BF1D31">
                                <w:rPr>
                                  <w:rFonts w:ascii="Consolas" w:hAnsi="Consolas" w:hint="eastAsia"/>
                                </w:rPr>
                                <w:delText>一次性</w:delText>
                              </w:r>
                            </w:del>
                            <w:r w:rsidR="00BF1D31">
                              <w:rPr>
                                <w:rFonts w:ascii="Consolas" w:hAnsi="Consolas" w:hint="eastAsia"/>
                              </w:rPr>
                              <w:t>：如果</w:t>
                            </w:r>
                            <w:r w:rsidR="00224675">
                              <w:rPr>
                                <w:rFonts w:ascii="Consolas" w:hAnsi="Consolas" w:hint="eastAsia"/>
                              </w:rPr>
                              <w:t>設定是</w:t>
                            </w:r>
                            <w:del w:id="1151" w:author="elvis_ting 丁士珉" w:date="2025-05-15T16:33:00Z" w16du:dateUtc="2025-05-15T08:33:00Z">
                              <w:r w:rsidR="00BF1D31">
                                <w:rPr>
                                  <w:rFonts w:ascii="Consolas" w:hAnsi="Consolas" w:hint="eastAsia"/>
                                </w:rPr>
                                <w:delText>一次性備份</w:delText>
                              </w:r>
                            </w:del>
                            <w:ins w:id="1152" w:author="elvis_ting 丁士珉" w:date="2025-05-15T16:33:00Z" w16du:dateUtc="2025-05-15T08:33:00Z">
                              <w:r>
                                <w:rPr>
                                  <w:rFonts w:ascii="Consolas" w:hAnsi="Consolas" w:hint="eastAsia"/>
                                </w:rPr>
                                <w:t>單次備份</w:t>
                              </w:r>
                            </w:ins>
                            <w:r w:rsidR="00BF1D31">
                              <w:rPr>
                                <w:rFonts w:ascii="Consolas" w:hAnsi="Consolas" w:hint="eastAsia"/>
                              </w:rPr>
                              <w:t>，那在</w:t>
                            </w:r>
                            <w:ins w:id="1153" w:author="elvis_ting 丁士珉" w:date="2025-05-15T16:34:00Z" w16du:dateUtc="2025-05-15T08:34:00Z">
                              <w:r>
                                <w:rPr>
                                  <w:rFonts w:ascii="Consolas" w:hAnsi="Consolas" w:hint="eastAsia"/>
                                </w:rPr>
                                <w:t>目標</w:t>
                              </w:r>
                            </w:ins>
                            <w:r w:rsidR="00BF1D31">
                              <w:rPr>
                                <w:rFonts w:ascii="Consolas" w:hAnsi="Consolas" w:hint="eastAsia"/>
                              </w:rPr>
                              <w:t>集群</w:t>
                            </w:r>
                            <w:r w:rsidR="00BF1D31">
                              <w:rPr>
                                <w:rFonts w:ascii="Consolas" w:hAnsi="Consolas" w:hint="eastAsia"/>
                              </w:rPr>
                              <w:t>B</w:t>
                            </w:r>
                            <w:r w:rsidR="00BF1D31">
                              <w:rPr>
                                <w:rFonts w:ascii="Consolas" w:hAnsi="Consolas" w:hint="eastAsia"/>
                              </w:rPr>
                              <w:t>上</w:t>
                            </w:r>
                            <w:r w:rsidR="00224675">
                              <w:rPr>
                                <w:rFonts w:ascii="Consolas" w:hAnsi="Consolas" w:hint="eastAsia"/>
                              </w:rPr>
                              <w:t>就</w:t>
                            </w:r>
                            <w:ins w:id="1154" w:author="elvis_ting 丁士珉" w:date="2025-05-15T16:34:00Z" w16du:dateUtc="2025-05-15T08:34:00Z">
                              <w:r>
                                <w:rPr>
                                  <w:rFonts w:ascii="Consolas" w:hAnsi="Consolas" w:hint="eastAsia"/>
                                </w:rPr>
                                <w:t>要</w:t>
                              </w:r>
                            </w:ins>
                            <w:r w:rsidR="00224675">
                              <w:rPr>
                                <w:rFonts w:ascii="Consolas" w:hAnsi="Consolas" w:hint="eastAsia"/>
                              </w:rPr>
                              <w:t>使用</w:t>
                            </w:r>
                            <w:ins w:id="1155" w:author="elvis_ting 丁士珉" w:date="2025-05-15T16:34:00Z" w16du:dateUtc="2025-05-15T08:34:00Z">
                              <w:r>
                                <w:rPr>
                                  <w:rFonts w:ascii="Consolas" w:hAnsi="Consolas" w:hint="eastAsia"/>
                                </w:rPr>
                                <w:t>單次</w:t>
                              </w:r>
                            </w:ins>
                            <w:del w:id="1156" w:author="elvis_ting 丁士珉" w:date="2025-05-15T16:33:00Z" w16du:dateUtc="2025-05-15T08:33:00Z">
                              <w:r w:rsidR="00224675">
                                <w:rPr>
                                  <w:rFonts w:ascii="Consolas" w:hAnsi="Consolas" w:hint="eastAsia"/>
                                </w:rPr>
                                <w:delText>一次性的</w:delText>
                              </w:r>
                            </w:del>
                            <w:r w:rsidR="00224675">
                              <w:rPr>
                                <w:rFonts w:ascii="Consolas" w:hAnsi="Consolas" w:hint="eastAsia"/>
                              </w:rPr>
                              <w:t>復原。若是持續</w:t>
                            </w:r>
                            <w:del w:id="1157" w:author="elvis_ting 丁士珉" w:date="2025-05-15T16:34:00Z" w16du:dateUtc="2025-05-15T08:34:00Z">
                              <w:r w:rsidR="00224675">
                                <w:rPr>
                                  <w:rFonts w:ascii="Consolas" w:hAnsi="Consolas" w:hint="eastAsia"/>
                                </w:rPr>
                                <w:delText>性的</w:delText>
                              </w:r>
                            </w:del>
                            <w:r w:rsidR="00224675">
                              <w:rPr>
                                <w:rFonts w:ascii="Consolas" w:hAnsi="Consolas" w:hint="eastAsia"/>
                              </w:rPr>
                              <w:t>備份，在集群</w:t>
                            </w:r>
                            <w:r w:rsidR="00224675">
                              <w:rPr>
                                <w:rFonts w:ascii="Consolas" w:hAnsi="Consolas" w:hint="eastAsia"/>
                              </w:rPr>
                              <w:t>B</w:t>
                            </w:r>
                            <w:r w:rsidR="00224675">
                              <w:rPr>
                                <w:rFonts w:ascii="Consolas" w:hAnsi="Consolas" w:hint="eastAsia"/>
                              </w:rPr>
                              <w:t>就</w:t>
                            </w:r>
                            <w:ins w:id="1158" w:author="elvis_ting 丁士珉" w:date="2025-05-15T16:34:00Z" w16du:dateUtc="2025-05-15T08:34:00Z">
                              <w:r w:rsidR="005005CD">
                                <w:rPr>
                                  <w:rFonts w:ascii="Consolas" w:hAnsi="Consolas" w:hint="eastAsia"/>
                                </w:rPr>
                                <w:t>要</w:t>
                              </w:r>
                            </w:ins>
                            <w:r w:rsidR="00224675">
                              <w:rPr>
                                <w:rFonts w:ascii="Consolas" w:hAnsi="Consolas" w:hint="eastAsia"/>
                              </w:rPr>
                              <w:t>使用持續</w:t>
                            </w:r>
                            <w:del w:id="1159" w:author="elvis_ting 丁士珉" w:date="2025-05-15T16:34:00Z" w16du:dateUtc="2025-05-15T08:34:00Z">
                              <w:r w:rsidR="00224675">
                                <w:rPr>
                                  <w:rFonts w:ascii="Consolas" w:hAnsi="Consolas" w:hint="eastAsia"/>
                                </w:rPr>
                                <w:delText>性的</w:delText>
                              </w:r>
                            </w:del>
                            <w:r w:rsidR="00224675">
                              <w:rPr>
                                <w:rFonts w:ascii="Consolas" w:hAnsi="Consolas" w:hint="eastAsia"/>
                              </w:rPr>
                              <w:t>復原</w:t>
                            </w:r>
                            <w:del w:id="1160" w:author="elvis_ting 丁士珉" w:date="2025-05-15T16:34:00Z" w16du:dateUtc="2025-05-15T08:34:00Z">
                              <w:r w:rsidR="00224675">
                                <w:rPr>
                                  <w:rFonts w:ascii="Consolas" w:hAnsi="Consolas" w:hint="eastAsia"/>
                                </w:rPr>
                                <w:delText>。</w:delText>
                              </w:r>
                            </w:del>
                          </w:p>
                          <w:p w14:paraId="5499808C" w14:textId="0D656B46" w:rsidR="00D55CED" w:rsidRPr="00807C51" w:rsidRDefault="00D55CED" w:rsidP="00D55CED">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3D36D9F5" id="_x0000_s1037"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UWKgIAAEsEAAAOAAAAZHJzL2Uyb0RvYy54bWysVNuO0zAQfUfiHyy/06RRWrZR09XSpQhp&#10;uUgLH+A4TmLheIztNilfz9jpbeENkQfL9ozPzJwzk/X92CtyENZJ0CWdz1JKhOZQS92W9Pu33Zs7&#10;SpxnumYKtCjpUTh6v3n9aj2YQmTQgaqFJQiiXTGYknbemyJJHO9Ez9wMjNBobMD2zOPRtklt2YDo&#10;vUqyNF0mA9jaWODCObx9nIx0E/GbRnD/pWmc8ESVFHPzcbVxrcKabNasaC0zneSnNNg/ZNEzqTHo&#10;BeqReUb2Vv4F1UtuwUHjZxz6BJpGchFrwGrm6R/VPHfMiFgLkuPMhSb3/2D558Oz+WqJH9/BiALG&#10;Ipx5Av7DEQ3bjulWPFgLQydYjYHngbJkMK44PQ1Uu8IFkGr4BDWKzPYeItDY2D6wgnUSREcBjhfS&#10;xegJx8tFtlyu8pwSjrZ5nubLLMqSsOL83FjnPwjoSdiU1KKqEZ4dnpwP6bDi7BKiOVCy3kml4iF0&#10;ktgqSw4Me6Bqs/hU7XvMdbpbpfjFsvDt2T2ivkBSmgwlXS2yxUTSiyi2rS4xAtwV8Natlx67Xcm+&#10;pHcXJ1YEat/rOvaiZ1JNe6xK6RPXgd6JaD9WI5E1UhWVCNxXUB+RfQtTd+M04qYD+4uSATu7pO7n&#10;nllBifqoUcHVPM/DKMRDvniLdBN7a6luLUxzhCqpp2Tabn0cn8iteUCldzJqcM3klDN2bCTxNF1h&#10;JG7P0ev6D9j8BgAA//8DAFBLAwQUAAYACAAAACEAgtmpf9wAAAAFAQAADwAAAGRycy9kb3ducmV2&#10;LnhtbEyPzWrDMBCE74W8g9hAb40cEUrqeh1Kfyi9NCRp7oq1sY2llbGUxH37qr00l4Vhhplvi9Xo&#10;rDjTEFrPCPNZBoK48qblGuFr93a3BBGiZqOtZ0L4pgCrcnJT6Nz4C2/ovI21SCUcco3QxNjnUoaq&#10;IafDzPfEyTv6wemY5FBLM+hLKndWqiy7l063nBYa3dNzQ1W3PTmE/Tu/rm3Xmc3i49P7l3Dc78wa&#10;8XY6Pj2CiDTG/zD84id0KBPTwZ/YBGER0iPx7yZvqR4WIA4ISs0VyLKQ1/TlDwAAAP//AwBQSwEC&#10;LQAUAAYACAAAACEAtoM4kv4AAADhAQAAEwAAAAAAAAAAAAAAAAAAAAAAW0NvbnRlbnRfVHlwZXNd&#10;LnhtbFBLAQItABQABgAIAAAAIQA4/SH/1gAAAJQBAAALAAAAAAAAAAAAAAAAAC8BAABfcmVscy8u&#10;cmVsc1BLAQItABQABgAIAAAAIQBLMxUWKgIAAEsEAAAOAAAAAAAAAAAAAAAAAC4CAABkcnMvZTJv&#10;RG9jLnhtbFBLAQItABQABgAIAAAAIQCC2al/3AAAAAUBAAAPAAAAAAAAAAAAAAAAAIQEAABkcnMv&#10;ZG93bnJldi54bWxQSwUGAAAAAAQABADzAAAAjQUAAAAA&#10;" fillcolor="#cfcdcd [2894]">
                <v:textbox style="mso-fit-shape-to-text:t">
                  <w:txbxContent>
                    <w:p w14:paraId="5523AC65" w14:textId="3514400E" w:rsidR="00D55CED" w:rsidRDefault="008D7374" w:rsidP="00D55CED">
                      <w:pPr>
                        <w:rPr>
                          <w:rFonts w:ascii="Consolas" w:hAnsi="Consolas"/>
                        </w:rPr>
                      </w:pPr>
                      <w:r>
                        <w:rPr>
                          <w:rFonts w:ascii="Consolas" w:hAnsi="Consolas" w:hint="eastAsia"/>
                        </w:rPr>
                        <w:t>備份</w:t>
                      </w:r>
                      <w:r w:rsidR="00D55CED">
                        <w:rPr>
                          <w:rFonts w:ascii="Consolas" w:hAnsi="Consolas" w:hint="eastAsia"/>
                        </w:rPr>
                        <w:t>名稱：</w:t>
                      </w:r>
                      <w:r w:rsidR="00A26EF0">
                        <w:rPr>
                          <w:rFonts w:ascii="Consolas" w:hAnsi="Consolas" w:hint="eastAsia"/>
                        </w:rPr>
                        <w:t>在集群</w:t>
                      </w:r>
                      <w:r w:rsidR="007B507E">
                        <w:rPr>
                          <w:rFonts w:ascii="Consolas" w:hAnsi="Consolas" w:hint="eastAsia"/>
                        </w:rPr>
                        <w:t>B</w:t>
                      </w:r>
                      <w:r w:rsidR="00A26EF0">
                        <w:rPr>
                          <w:rFonts w:ascii="Consolas" w:hAnsi="Consolas" w:hint="eastAsia"/>
                        </w:rPr>
                        <w:t>上的復原</w:t>
                      </w:r>
                      <w:ins w:id="1161" w:author="elvis_ting 丁士珉" w:date="2025-05-15T16:35:00Z" w16du:dateUtc="2025-05-15T08:35:00Z">
                        <w:r w:rsidR="00883CC6">
                          <w:rPr>
                            <w:rFonts w:ascii="Consolas" w:hAnsi="Consolas" w:hint="eastAsia"/>
                          </w:rPr>
                          <w:t>設定</w:t>
                        </w:r>
                      </w:ins>
                      <w:r w:rsidR="00A26EF0">
                        <w:rPr>
                          <w:rFonts w:ascii="Consolas" w:hAnsi="Consolas" w:hint="eastAsia"/>
                        </w:rPr>
                        <w:t>會使用這裡輸入的名稱</w:t>
                      </w:r>
                      <w:ins w:id="1162" w:author="elvis_ting 丁士珉" w:date="2025-05-15T16:35:00Z" w16du:dateUtc="2025-05-15T08:35:00Z">
                        <w:r w:rsidR="00595763">
                          <w:rPr>
                            <w:rFonts w:ascii="Consolas" w:hAnsi="Consolas" w:hint="eastAsia"/>
                          </w:rPr>
                          <w:t>作為備份來源</w:t>
                        </w:r>
                      </w:ins>
                    </w:p>
                    <w:p w14:paraId="4BDE4145" w14:textId="79D7250E" w:rsidR="00BF1D31" w:rsidRDefault="0076094A" w:rsidP="00D55CED">
                      <w:pPr>
                        <w:rPr>
                          <w:rFonts w:ascii="Consolas" w:hAnsi="Consolas"/>
                        </w:rPr>
                      </w:pPr>
                      <w:ins w:id="1163" w:author="elvis_ting 丁士珉" w:date="2025-05-15T16:33:00Z" w16du:dateUtc="2025-05-15T08:33:00Z">
                        <w:r>
                          <w:rPr>
                            <w:rFonts w:ascii="Consolas" w:hAnsi="Consolas" w:hint="eastAsia"/>
                          </w:rPr>
                          <w:t>單次備份</w:t>
                        </w:r>
                      </w:ins>
                      <w:del w:id="1164" w:author="elvis_ting 丁士珉" w:date="2025-05-15T16:33:00Z" w16du:dateUtc="2025-05-15T08:33:00Z">
                        <w:r w:rsidR="00BF1D31">
                          <w:rPr>
                            <w:rFonts w:ascii="Consolas" w:hAnsi="Consolas" w:hint="eastAsia"/>
                          </w:rPr>
                          <w:delText>一次性</w:delText>
                        </w:r>
                      </w:del>
                      <w:r w:rsidR="00BF1D31">
                        <w:rPr>
                          <w:rFonts w:ascii="Consolas" w:hAnsi="Consolas" w:hint="eastAsia"/>
                        </w:rPr>
                        <w:t>：如果</w:t>
                      </w:r>
                      <w:r w:rsidR="00224675">
                        <w:rPr>
                          <w:rFonts w:ascii="Consolas" w:hAnsi="Consolas" w:hint="eastAsia"/>
                        </w:rPr>
                        <w:t>設定是</w:t>
                      </w:r>
                      <w:del w:id="1165" w:author="elvis_ting 丁士珉" w:date="2025-05-15T16:33:00Z" w16du:dateUtc="2025-05-15T08:33:00Z">
                        <w:r w:rsidR="00BF1D31">
                          <w:rPr>
                            <w:rFonts w:ascii="Consolas" w:hAnsi="Consolas" w:hint="eastAsia"/>
                          </w:rPr>
                          <w:delText>一次性備份</w:delText>
                        </w:r>
                      </w:del>
                      <w:ins w:id="1166" w:author="elvis_ting 丁士珉" w:date="2025-05-15T16:33:00Z" w16du:dateUtc="2025-05-15T08:33:00Z">
                        <w:r>
                          <w:rPr>
                            <w:rFonts w:ascii="Consolas" w:hAnsi="Consolas" w:hint="eastAsia"/>
                          </w:rPr>
                          <w:t>單次備份</w:t>
                        </w:r>
                      </w:ins>
                      <w:r w:rsidR="00BF1D31">
                        <w:rPr>
                          <w:rFonts w:ascii="Consolas" w:hAnsi="Consolas" w:hint="eastAsia"/>
                        </w:rPr>
                        <w:t>，那在</w:t>
                      </w:r>
                      <w:ins w:id="1167" w:author="elvis_ting 丁士珉" w:date="2025-05-15T16:34:00Z" w16du:dateUtc="2025-05-15T08:34:00Z">
                        <w:r>
                          <w:rPr>
                            <w:rFonts w:ascii="Consolas" w:hAnsi="Consolas" w:hint="eastAsia"/>
                          </w:rPr>
                          <w:t>目標</w:t>
                        </w:r>
                      </w:ins>
                      <w:r w:rsidR="00BF1D31">
                        <w:rPr>
                          <w:rFonts w:ascii="Consolas" w:hAnsi="Consolas" w:hint="eastAsia"/>
                        </w:rPr>
                        <w:t>集群</w:t>
                      </w:r>
                      <w:r w:rsidR="00BF1D31">
                        <w:rPr>
                          <w:rFonts w:ascii="Consolas" w:hAnsi="Consolas" w:hint="eastAsia"/>
                        </w:rPr>
                        <w:t>B</w:t>
                      </w:r>
                      <w:r w:rsidR="00BF1D31">
                        <w:rPr>
                          <w:rFonts w:ascii="Consolas" w:hAnsi="Consolas" w:hint="eastAsia"/>
                        </w:rPr>
                        <w:t>上</w:t>
                      </w:r>
                      <w:r w:rsidR="00224675">
                        <w:rPr>
                          <w:rFonts w:ascii="Consolas" w:hAnsi="Consolas" w:hint="eastAsia"/>
                        </w:rPr>
                        <w:t>就</w:t>
                      </w:r>
                      <w:ins w:id="1168" w:author="elvis_ting 丁士珉" w:date="2025-05-15T16:34:00Z" w16du:dateUtc="2025-05-15T08:34:00Z">
                        <w:r>
                          <w:rPr>
                            <w:rFonts w:ascii="Consolas" w:hAnsi="Consolas" w:hint="eastAsia"/>
                          </w:rPr>
                          <w:t>要</w:t>
                        </w:r>
                      </w:ins>
                      <w:r w:rsidR="00224675">
                        <w:rPr>
                          <w:rFonts w:ascii="Consolas" w:hAnsi="Consolas" w:hint="eastAsia"/>
                        </w:rPr>
                        <w:t>使用</w:t>
                      </w:r>
                      <w:ins w:id="1169" w:author="elvis_ting 丁士珉" w:date="2025-05-15T16:34:00Z" w16du:dateUtc="2025-05-15T08:34:00Z">
                        <w:r>
                          <w:rPr>
                            <w:rFonts w:ascii="Consolas" w:hAnsi="Consolas" w:hint="eastAsia"/>
                          </w:rPr>
                          <w:t>單次</w:t>
                        </w:r>
                      </w:ins>
                      <w:del w:id="1170" w:author="elvis_ting 丁士珉" w:date="2025-05-15T16:33:00Z" w16du:dateUtc="2025-05-15T08:33:00Z">
                        <w:r w:rsidR="00224675">
                          <w:rPr>
                            <w:rFonts w:ascii="Consolas" w:hAnsi="Consolas" w:hint="eastAsia"/>
                          </w:rPr>
                          <w:delText>一次性的</w:delText>
                        </w:r>
                      </w:del>
                      <w:r w:rsidR="00224675">
                        <w:rPr>
                          <w:rFonts w:ascii="Consolas" w:hAnsi="Consolas" w:hint="eastAsia"/>
                        </w:rPr>
                        <w:t>復原。若是持續</w:t>
                      </w:r>
                      <w:del w:id="1171" w:author="elvis_ting 丁士珉" w:date="2025-05-15T16:34:00Z" w16du:dateUtc="2025-05-15T08:34:00Z">
                        <w:r w:rsidR="00224675">
                          <w:rPr>
                            <w:rFonts w:ascii="Consolas" w:hAnsi="Consolas" w:hint="eastAsia"/>
                          </w:rPr>
                          <w:delText>性的</w:delText>
                        </w:r>
                      </w:del>
                      <w:r w:rsidR="00224675">
                        <w:rPr>
                          <w:rFonts w:ascii="Consolas" w:hAnsi="Consolas" w:hint="eastAsia"/>
                        </w:rPr>
                        <w:t>備份，在集群</w:t>
                      </w:r>
                      <w:r w:rsidR="00224675">
                        <w:rPr>
                          <w:rFonts w:ascii="Consolas" w:hAnsi="Consolas" w:hint="eastAsia"/>
                        </w:rPr>
                        <w:t>B</w:t>
                      </w:r>
                      <w:r w:rsidR="00224675">
                        <w:rPr>
                          <w:rFonts w:ascii="Consolas" w:hAnsi="Consolas" w:hint="eastAsia"/>
                        </w:rPr>
                        <w:t>就</w:t>
                      </w:r>
                      <w:ins w:id="1172" w:author="elvis_ting 丁士珉" w:date="2025-05-15T16:34:00Z" w16du:dateUtc="2025-05-15T08:34:00Z">
                        <w:r w:rsidR="005005CD">
                          <w:rPr>
                            <w:rFonts w:ascii="Consolas" w:hAnsi="Consolas" w:hint="eastAsia"/>
                          </w:rPr>
                          <w:t>要</w:t>
                        </w:r>
                      </w:ins>
                      <w:r w:rsidR="00224675">
                        <w:rPr>
                          <w:rFonts w:ascii="Consolas" w:hAnsi="Consolas" w:hint="eastAsia"/>
                        </w:rPr>
                        <w:t>使用持續</w:t>
                      </w:r>
                      <w:del w:id="1173" w:author="elvis_ting 丁士珉" w:date="2025-05-15T16:34:00Z" w16du:dateUtc="2025-05-15T08:34:00Z">
                        <w:r w:rsidR="00224675">
                          <w:rPr>
                            <w:rFonts w:ascii="Consolas" w:hAnsi="Consolas" w:hint="eastAsia"/>
                          </w:rPr>
                          <w:delText>性的</w:delText>
                        </w:r>
                      </w:del>
                      <w:r w:rsidR="00224675">
                        <w:rPr>
                          <w:rFonts w:ascii="Consolas" w:hAnsi="Consolas" w:hint="eastAsia"/>
                        </w:rPr>
                        <w:t>復原</w:t>
                      </w:r>
                      <w:del w:id="1174" w:author="elvis_ting 丁士珉" w:date="2025-05-15T16:34:00Z" w16du:dateUtc="2025-05-15T08:34:00Z">
                        <w:r w:rsidR="00224675">
                          <w:rPr>
                            <w:rFonts w:ascii="Consolas" w:hAnsi="Consolas" w:hint="eastAsia"/>
                          </w:rPr>
                          <w:delText>。</w:delText>
                        </w:r>
                      </w:del>
                    </w:p>
                    <w:p w14:paraId="5499808C" w14:textId="0D656B46" w:rsidR="00D55CED" w:rsidRPr="00807C51" w:rsidRDefault="00D55CED" w:rsidP="00D55CED">
                      <w:pPr>
                        <w:rPr>
                          <w:rFonts w:ascii="Consolas" w:hAnsi="Consolas"/>
                        </w:rPr>
                      </w:pPr>
                      <w:r>
                        <w:rPr>
                          <w:rFonts w:ascii="Consolas" w:hAnsi="Consolas" w:hint="eastAsia"/>
                        </w:rPr>
                        <w:t>其他欄位：依照實際設定及需求輸入</w:t>
                      </w:r>
                    </w:p>
                  </w:txbxContent>
                </v:textbox>
                <w10:anchorlock/>
              </v:shape>
            </w:pict>
          </mc:Fallback>
        </mc:AlternateContent>
      </w:r>
    </w:p>
    <w:p w14:paraId="54ED582F" w14:textId="77777777" w:rsidR="0097661B" w:rsidRDefault="0097661B" w:rsidP="003F284C"/>
    <w:p w14:paraId="3EB27E9F" w14:textId="23323E1B" w:rsidR="00B7498C" w:rsidRPr="00D55CED" w:rsidRDefault="00D91ECB" w:rsidP="003F284C">
      <w:ins w:id="1175" w:author="elvis_ting 丁士珉" w:date="2025-05-15T16:47:00Z" w16du:dateUtc="2025-05-15T08:47:00Z">
        <w:r>
          <w:rPr>
            <w:rFonts w:hint="eastAsia"/>
          </w:rPr>
          <w:t>定時備份，</w:t>
        </w:r>
      </w:ins>
      <w:r w:rsidR="00F133F0">
        <w:rPr>
          <w:rFonts w:hint="eastAsia"/>
        </w:rPr>
        <w:t>若在集群</w:t>
      </w:r>
      <w:r w:rsidR="00F133F0">
        <w:rPr>
          <w:rFonts w:hint="eastAsia"/>
        </w:rPr>
        <w:t>A</w:t>
      </w:r>
      <w:r w:rsidR="00F133F0">
        <w:rPr>
          <w:rFonts w:hint="eastAsia"/>
        </w:rPr>
        <w:t>使用</w:t>
      </w:r>
      <w:r w:rsidR="00B7498C">
        <w:rPr>
          <w:rFonts w:hint="eastAsia"/>
        </w:rPr>
        <w:t>定時備份</w:t>
      </w:r>
      <w:r w:rsidR="00481CBC">
        <w:rPr>
          <w:rFonts w:hint="eastAsia"/>
        </w:rPr>
        <w:t>，在集群</w:t>
      </w:r>
      <w:r w:rsidR="00481CBC">
        <w:rPr>
          <w:rFonts w:hint="eastAsia"/>
        </w:rPr>
        <w:t>B</w:t>
      </w:r>
      <w:r w:rsidR="00481CBC">
        <w:rPr>
          <w:rFonts w:hint="eastAsia"/>
        </w:rPr>
        <w:t>上</w:t>
      </w:r>
      <w:r w:rsidR="00F133F0">
        <w:rPr>
          <w:rFonts w:hint="eastAsia"/>
        </w:rPr>
        <w:t>就</w:t>
      </w:r>
      <w:ins w:id="1176" w:author="elvis_ting 丁士珉" w:date="2025-05-15T16:35:00Z" w16du:dateUtc="2025-05-15T08:35:00Z">
        <w:r w:rsidR="00883CC6">
          <w:rPr>
            <w:rFonts w:hint="eastAsia"/>
          </w:rPr>
          <w:t>只能</w:t>
        </w:r>
      </w:ins>
      <w:del w:id="1177" w:author="elvis_ting 丁士珉" w:date="2025-05-15T16:35:00Z" w16du:dateUtc="2025-05-15T08:35:00Z">
        <w:r w:rsidR="00481CBC">
          <w:rPr>
            <w:rFonts w:hint="eastAsia"/>
          </w:rPr>
          <w:delText>必須</w:delText>
        </w:r>
      </w:del>
      <w:r w:rsidR="00481CBC">
        <w:rPr>
          <w:rFonts w:hint="eastAsia"/>
        </w:rPr>
        <w:t>使用持續</w:t>
      </w:r>
      <w:del w:id="1178" w:author="elvis_ting 丁士珉" w:date="2025-05-15T16:35:00Z" w16du:dateUtc="2025-05-15T08:35:00Z">
        <w:r w:rsidR="00481CBC">
          <w:rPr>
            <w:rFonts w:hint="eastAsia"/>
          </w:rPr>
          <w:delText>性的</w:delText>
        </w:r>
      </w:del>
      <w:r w:rsidR="00481CBC">
        <w:rPr>
          <w:rFonts w:hint="eastAsia"/>
        </w:rPr>
        <w:t>復原來完成同步</w:t>
      </w:r>
    </w:p>
    <w:p w14:paraId="75B64D20" w14:textId="23AA2E69" w:rsidR="0097661B" w:rsidRDefault="00B7498C" w:rsidP="003F284C">
      <w:r>
        <w:rPr>
          <w:noProof/>
        </w:rPr>
        <mc:AlternateContent>
          <mc:Choice Requires="wps">
            <w:drawing>
              <wp:inline distT="0" distB="0" distL="0" distR="0" wp14:anchorId="52C32685" wp14:editId="23A994E2">
                <wp:extent cx="5266944" cy="1404620"/>
                <wp:effectExtent l="0" t="0" r="10160" b="13970"/>
                <wp:docPr id="28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43A40169" w14:textId="5A910C96" w:rsidR="00B7498C" w:rsidRDefault="00B7498C" w:rsidP="00B7498C">
                            <w:pPr>
                              <w:rPr>
                                <w:rFonts w:ascii="Consolas" w:hAnsi="Consolas"/>
                              </w:rPr>
                            </w:pPr>
                            <w:r>
                              <w:rPr>
                                <w:rFonts w:ascii="Consolas" w:hAnsi="Consolas" w:hint="eastAsia"/>
                              </w:rPr>
                              <w:t>定時備份名稱：在集群</w:t>
                            </w:r>
                            <w:r w:rsidR="007B507E">
                              <w:rPr>
                                <w:rFonts w:ascii="Consolas" w:hAnsi="Consolas" w:hint="eastAsia"/>
                              </w:rPr>
                              <w:t>B</w:t>
                            </w:r>
                            <w:r>
                              <w:rPr>
                                <w:rFonts w:ascii="Consolas" w:hAnsi="Consolas" w:hint="eastAsia"/>
                              </w:rPr>
                              <w:t>上的復原</w:t>
                            </w:r>
                            <w:ins w:id="1179" w:author="elvis_ting 丁士珉" w:date="2025-05-15T16:35:00Z" w16du:dateUtc="2025-05-15T08:35:00Z">
                              <w:r w:rsidR="00883CC6">
                                <w:rPr>
                                  <w:rFonts w:ascii="Consolas" w:hAnsi="Consolas" w:hint="eastAsia"/>
                                </w:rPr>
                                <w:t>設定</w:t>
                              </w:r>
                            </w:ins>
                            <w:r>
                              <w:rPr>
                                <w:rFonts w:ascii="Consolas" w:hAnsi="Consolas" w:hint="eastAsia"/>
                              </w:rPr>
                              <w:t>會使用這裡輸入的名稱</w:t>
                            </w:r>
                            <w:ins w:id="1180" w:author="elvis_ting 丁士珉" w:date="2025-05-15T16:35:00Z" w16du:dateUtc="2025-05-15T08:35:00Z">
                              <w:r w:rsidR="00883CC6">
                                <w:rPr>
                                  <w:rFonts w:ascii="Consolas" w:hAnsi="Consolas" w:hint="eastAsia"/>
                                </w:rPr>
                                <w:t>作為備份來源</w:t>
                              </w:r>
                            </w:ins>
                          </w:p>
                          <w:p w14:paraId="05D6FCBA" w14:textId="77777777" w:rsidR="00B7498C" w:rsidRPr="00807C51" w:rsidRDefault="00B7498C" w:rsidP="00B7498C">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52C32685" id="_x0000_s1038"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dfXKwIAAEs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gaqcpCyoH7Cuojsm9hmm7cRrx0YH9RMuBkl9T9&#10;3DMrKFEfNXZwNc/zsApRyBdvkW5ibzXVrYZpjlAl9ZRM162P6xO5NQ/Y6Z2MPbhmcsoZJzaSeNqu&#10;sBK3crS6/gM2vwEAAP//AwBQSwMEFAAGAAgAAAAhAILZqX/cAAAABQEAAA8AAABkcnMvZG93bnJl&#10;di54bWxMj81qwzAQhO+FvIPYQG+NHBFK6nodSn8ovTQkae6KtbGNpZWxlMR9+6q9NJeFYYaZb4vV&#10;6Kw40xBazwjzWQaCuPKm5Rrha/d2twQRomajrWdC+KYAq3JyU+jc+Atv6LyNtUglHHKN0MTY51KG&#10;qiGnw8z3xMk7+sHpmORQSzPoSyp3Vqosu5dOt5wWGt3Tc0NVtz05hP07v65t15nN4uPT+5dw3O/M&#10;GvF2Oj49gog0xv8w/OIndCgT08Gf2ARhEdIj8e8mb6keFiAOCErNFciykNf05Q8AAAD//wMAUEsB&#10;Ai0AFAAGAAgAAAAhALaDOJL+AAAA4QEAABMAAAAAAAAAAAAAAAAAAAAAAFtDb250ZW50X1R5cGVz&#10;XS54bWxQSwECLQAUAAYACAAAACEAOP0h/9YAAACUAQAACwAAAAAAAAAAAAAAAAAvAQAAX3JlbHMv&#10;LnJlbHNQSwECLQAUAAYACAAAACEAfO3X1ysCAABLBAAADgAAAAAAAAAAAAAAAAAuAgAAZHJzL2Uy&#10;b0RvYy54bWxQSwECLQAUAAYACAAAACEAgtmpf9wAAAAFAQAADwAAAAAAAAAAAAAAAACFBAAAZHJz&#10;L2Rvd25yZXYueG1sUEsFBgAAAAAEAAQA8wAAAI4FAAAAAA==&#10;" fillcolor="#cfcdcd [2894]">
                <v:textbox style="mso-fit-shape-to-text:t">
                  <w:txbxContent>
                    <w:p w14:paraId="43A40169" w14:textId="5A910C96" w:rsidR="00B7498C" w:rsidRDefault="00B7498C" w:rsidP="00B7498C">
                      <w:pPr>
                        <w:rPr>
                          <w:rFonts w:ascii="Consolas" w:hAnsi="Consolas"/>
                        </w:rPr>
                      </w:pPr>
                      <w:r>
                        <w:rPr>
                          <w:rFonts w:ascii="Consolas" w:hAnsi="Consolas" w:hint="eastAsia"/>
                        </w:rPr>
                        <w:t>定時備份名稱：在集群</w:t>
                      </w:r>
                      <w:r w:rsidR="007B507E">
                        <w:rPr>
                          <w:rFonts w:ascii="Consolas" w:hAnsi="Consolas" w:hint="eastAsia"/>
                        </w:rPr>
                        <w:t>B</w:t>
                      </w:r>
                      <w:r>
                        <w:rPr>
                          <w:rFonts w:ascii="Consolas" w:hAnsi="Consolas" w:hint="eastAsia"/>
                        </w:rPr>
                        <w:t>上的復原</w:t>
                      </w:r>
                      <w:ins w:id="1181" w:author="elvis_ting 丁士珉" w:date="2025-05-15T16:35:00Z" w16du:dateUtc="2025-05-15T08:35:00Z">
                        <w:r w:rsidR="00883CC6">
                          <w:rPr>
                            <w:rFonts w:ascii="Consolas" w:hAnsi="Consolas" w:hint="eastAsia"/>
                          </w:rPr>
                          <w:t>設定</w:t>
                        </w:r>
                      </w:ins>
                      <w:r>
                        <w:rPr>
                          <w:rFonts w:ascii="Consolas" w:hAnsi="Consolas" w:hint="eastAsia"/>
                        </w:rPr>
                        <w:t>會使用這裡輸入的名稱</w:t>
                      </w:r>
                      <w:ins w:id="1182" w:author="elvis_ting 丁士珉" w:date="2025-05-15T16:35:00Z" w16du:dateUtc="2025-05-15T08:35:00Z">
                        <w:r w:rsidR="00883CC6">
                          <w:rPr>
                            <w:rFonts w:ascii="Consolas" w:hAnsi="Consolas" w:hint="eastAsia"/>
                          </w:rPr>
                          <w:t>作為備份來源</w:t>
                        </w:r>
                      </w:ins>
                    </w:p>
                    <w:p w14:paraId="05D6FCBA" w14:textId="77777777" w:rsidR="00B7498C" w:rsidRPr="00807C51" w:rsidRDefault="00B7498C" w:rsidP="00B7498C">
                      <w:pPr>
                        <w:rPr>
                          <w:rFonts w:ascii="Consolas" w:hAnsi="Consolas"/>
                        </w:rPr>
                      </w:pPr>
                      <w:r>
                        <w:rPr>
                          <w:rFonts w:ascii="Consolas" w:hAnsi="Consolas" w:hint="eastAsia"/>
                        </w:rPr>
                        <w:t>其他欄位：依照實際設定及需求輸入</w:t>
                      </w:r>
                    </w:p>
                  </w:txbxContent>
                </v:textbox>
                <w10:anchorlock/>
              </v:shape>
            </w:pict>
          </mc:Fallback>
        </mc:AlternateContent>
      </w:r>
    </w:p>
    <w:p w14:paraId="09061EAF" w14:textId="77777777" w:rsidR="0097661B" w:rsidRDefault="0097661B" w:rsidP="003F284C"/>
    <w:p w14:paraId="5C4FCB33" w14:textId="79D767F3" w:rsidR="00E238A8" w:rsidRDefault="00BD60EA" w:rsidP="003F284C">
      <w:r>
        <w:rPr>
          <w:rFonts w:hint="eastAsia"/>
        </w:rPr>
        <w:t>集群</w:t>
      </w:r>
      <w:r>
        <w:rPr>
          <w:rFonts w:hint="eastAsia"/>
        </w:rPr>
        <w:t>B</w:t>
      </w:r>
      <w:r>
        <w:rPr>
          <w:rFonts w:hint="eastAsia"/>
        </w:rPr>
        <w:t>上的復原類型，需要根據集群</w:t>
      </w:r>
      <w:r>
        <w:rPr>
          <w:rFonts w:hint="eastAsia"/>
        </w:rPr>
        <w:t>A</w:t>
      </w:r>
      <w:r>
        <w:rPr>
          <w:rFonts w:hint="eastAsia"/>
        </w:rPr>
        <w:t>中的</w:t>
      </w:r>
      <w:ins w:id="1183" w:author="elvis_ting 丁士珉" w:date="2025-05-15T16:35:00Z" w16du:dateUtc="2025-05-15T08:35:00Z">
        <w:r w:rsidR="00595763">
          <w:rPr>
            <w:rFonts w:hint="eastAsia"/>
          </w:rPr>
          <w:t>設定</w:t>
        </w:r>
      </w:ins>
      <w:del w:id="1184" w:author="elvis_ting 丁士珉" w:date="2025-05-15T16:35:00Z" w16du:dateUtc="2025-05-15T08:35:00Z">
        <w:r>
          <w:rPr>
            <w:rFonts w:hint="eastAsia"/>
          </w:rPr>
          <w:delText>使用</w:delText>
        </w:r>
      </w:del>
      <w:r>
        <w:rPr>
          <w:rFonts w:hint="eastAsia"/>
        </w:rPr>
        <w:t>的備份</w:t>
      </w:r>
      <w:del w:id="1185" w:author="elvis_ting 丁士珉" w:date="2025-05-15T16:35:00Z" w16du:dateUtc="2025-05-15T08:35:00Z">
        <w:r>
          <w:rPr>
            <w:rFonts w:hint="eastAsia"/>
          </w:rPr>
          <w:delText>或定時備份</w:delText>
        </w:r>
      </w:del>
      <w:ins w:id="1186" w:author="elvis_ting 丁士珉" w:date="2025-05-15T16:35:00Z" w16du:dateUtc="2025-05-15T08:35:00Z">
        <w:r w:rsidR="00595763">
          <w:rPr>
            <w:rFonts w:hint="eastAsia"/>
          </w:rPr>
          <w:t>類型</w:t>
        </w:r>
      </w:ins>
      <w:r>
        <w:rPr>
          <w:rFonts w:hint="eastAsia"/>
        </w:rPr>
        <w:t>來決定，</w:t>
      </w:r>
      <w:r w:rsidR="00E238A8">
        <w:rPr>
          <w:rFonts w:hint="eastAsia"/>
        </w:rPr>
        <w:t>如果在集群</w:t>
      </w:r>
      <w:r w:rsidR="00E238A8">
        <w:rPr>
          <w:rFonts w:hint="eastAsia"/>
        </w:rPr>
        <w:t>A</w:t>
      </w:r>
      <w:r w:rsidR="00E238A8">
        <w:rPr>
          <w:rFonts w:hint="eastAsia"/>
        </w:rPr>
        <w:t>上使用的是</w:t>
      </w:r>
      <w:ins w:id="1187" w:author="elvis_ting 丁士珉" w:date="2025-05-15T16:36:00Z" w16du:dateUtc="2025-05-15T08:36:00Z">
        <w:r w:rsidR="00595763">
          <w:rPr>
            <w:rFonts w:hint="eastAsia"/>
          </w:rPr>
          <w:t>單次</w:t>
        </w:r>
      </w:ins>
      <w:del w:id="1188" w:author="elvis_ting 丁士珉" w:date="2025-05-15T16:35:00Z" w16du:dateUtc="2025-05-15T08:35:00Z">
        <w:r w:rsidR="00E238A8">
          <w:rPr>
            <w:rFonts w:hint="eastAsia"/>
          </w:rPr>
          <w:delText>一次性的</w:delText>
        </w:r>
      </w:del>
      <w:r w:rsidR="00E238A8">
        <w:rPr>
          <w:rFonts w:hint="eastAsia"/>
        </w:rPr>
        <w:t>備份，那在集群</w:t>
      </w:r>
      <w:r w:rsidR="00E238A8">
        <w:rPr>
          <w:rFonts w:hint="eastAsia"/>
        </w:rPr>
        <w:t>B</w:t>
      </w:r>
      <w:r w:rsidR="00E238A8">
        <w:rPr>
          <w:rFonts w:hint="eastAsia"/>
        </w:rPr>
        <w:t>就使用</w:t>
      </w:r>
      <w:ins w:id="1189" w:author="elvis_ting 丁士珉" w:date="2025-05-15T16:36:00Z" w16du:dateUtc="2025-05-15T08:36:00Z">
        <w:r w:rsidR="00595763">
          <w:rPr>
            <w:rFonts w:hint="eastAsia"/>
          </w:rPr>
          <w:t>單次</w:t>
        </w:r>
      </w:ins>
      <w:del w:id="1190" w:author="elvis_ting 丁士珉" w:date="2025-05-15T16:36:00Z" w16du:dateUtc="2025-05-15T08:36:00Z">
        <w:r w:rsidR="00E238A8">
          <w:rPr>
            <w:rFonts w:hint="eastAsia"/>
          </w:rPr>
          <w:delText>一次性的</w:delText>
        </w:r>
      </w:del>
      <w:r w:rsidR="00E238A8">
        <w:rPr>
          <w:rFonts w:hint="eastAsia"/>
        </w:rPr>
        <w:t>復原。若是集群</w:t>
      </w:r>
      <w:r w:rsidR="00E238A8">
        <w:rPr>
          <w:rFonts w:hint="eastAsia"/>
        </w:rPr>
        <w:t>A</w:t>
      </w:r>
      <w:r w:rsidR="00E238A8">
        <w:rPr>
          <w:rFonts w:hint="eastAsia"/>
        </w:rPr>
        <w:t>使用持續</w:t>
      </w:r>
      <w:del w:id="1191" w:author="elvis_ting 丁士珉" w:date="2025-05-15T16:36:00Z" w16du:dateUtc="2025-05-15T08:36:00Z">
        <w:r w:rsidR="00E238A8">
          <w:rPr>
            <w:rFonts w:hint="eastAsia"/>
          </w:rPr>
          <w:delText>性的備份</w:delText>
        </w:r>
      </w:del>
      <w:r w:rsidR="00E238A8">
        <w:rPr>
          <w:rFonts w:hint="eastAsia"/>
        </w:rPr>
        <w:t>或定時備份，</w:t>
      </w:r>
      <w:ins w:id="1192" w:author="elvis_ting 丁士珉" w:date="2025-05-15T16:36:00Z" w16du:dateUtc="2025-05-15T08:36:00Z">
        <w:r w:rsidR="008236ED">
          <w:rPr>
            <w:rFonts w:hint="eastAsia"/>
          </w:rPr>
          <w:t>在</w:t>
        </w:r>
      </w:ins>
      <w:del w:id="1193" w:author="elvis_ting 丁士珉" w:date="2025-05-15T16:36:00Z" w16du:dateUtc="2025-05-15T08:36:00Z">
        <w:r w:rsidR="00E238A8">
          <w:rPr>
            <w:rFonts w:hint="eastAsia"/>
          </w:rPr>
          <w:delText>則</w:delText>
        </w:r>
      </w:del>
      <w:r w:rsidR="005C3B15">
        <w:rPr>
          <w:rFonts w:hint="eastAsia"/>
        </w:rPr>
        <w:t>集</w:t>
      </w:r>
      <w:r w:rsidR="00E238A8">
        <w:rPr>
          <w:rFonts w:hint="eastAsia"/>
        </w:rPr>
        <w:t>群</w:t>
      </w:r>
      <w:r w:rsidR="00E238A8">
        <w:rPr>
          <w:rFonts w:hint="eastAsia"/>
        </w:rPr>
        <w:t>B</w:t>
      </w:r>
      <w:ins w:id="1194" w:author="elvis_ting 丁士珉" w:date="2025-05-15T16:36:00Z" w16du:dateUtc="2025-05-15T08:36:00Z">
        <w:r w:rsidR="008236ED">
          <w:rPr>
            <w:rFonts w:hint="eastAsia"/>
          </w:rPr>
          <w:t>就</w:t>
        </w:r>
      </w:ins>
      <w:r w:rsidR="00E238A8">
        <w:rPr>
          <w:rFonts w:hint="eastAsia"/>
        </w:rPr>
        <w:t>使用持續</w:t>
      </w:r>
      <w:del w:id="1195" w:author="elvis_ting 丁士珉" w:date="2025-05-15T16:36:00Z" w16du:dateUtc="2025-05-15T08:36:00Z">
        <w:r w:rsidR="00E238A8">
          <w:rPr>
            <w:rFonts w:hint="eastAsia"/>
          </w:rPr>
          <w:delText>性的</w:delText>
        </w:r>
      </w:del>
      <w:r w:rsidR="00E238A8">
        <w:rPr>
          <w:rFonts w:hint="eastAsia"/>
        </w:rPr>
        <w:t>復原，配置說明如下：</w:t>
      </w:r>
    </w:p>
    <w:p w14:paraId="29E5D981" w14:textId="79CB06A5" w:rsidR="005713E6" w:rsidRDefault="003959D9" w:rsidP="003F284C">
      <w:ins w:id="1196" w:author="elvis_ting 丁士珉" w:date="2025-05-15T16:22:00Z" w16du:dateUtc="2025-05-15T08:22:00Z">
        <w:r>
          <w:rPr>
            <w:rFonts w:hint="eastAsia"/>
          </w:rPr>
          <w:t>單次</w:t>
        </w:r>
      </w:ins>
      <w:del w:id="1197" w:author="elvis_ting 丁士珉" w:date="2025-05-15T16:22:00Z" w16du:dateUtc="2025-05-15T08:22:00Z">
        <w:r w:rsidR="005713E6">
          <w:rPr>
            <w:rFonts w:hint="eastAsia"/>
          </w:rPr>
          <w:delText>一次性</w:delText>
        </w:r>
      </w:del>
      <w:r w:rsidR="005713E6">
        <w:rPr>
          <w:rFonts w:hint="eastAsia"/>
        </w:rPr>
        <w:t>復原</w:t>
      </w:r>
    </w:p>
    <w:p w14:paraId="5B0455D0" w14:textId="6B607E45" w:rsidR="00E238A8" w:rsidRDefault="00E238A8" w:rsidP="003F284C">
      <w:r>
        <w:rPr>
          <w:noProof/>
        </w:rPr>
        <mc:AlternateContent>
          <mc:Choice Requires="wps">
            <w:drawing>
              <wp:inline distT="0" distB="0" distL="0" distR="0" wp14:anchorId="6FD9072A" wp14:editId="73F4B7E3">
                <wp:extent cx="5266944" cy="1404620"/>
                <wp:effectExtent l="0" t="0" r="10160" b="13970"/>
                <wp:docPr id="2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2999C48D" w14:textId="15C8F19F" w:rsidR="00E238A8" w:rsidRDefault="00E238A8" w:rsidP="00E238A8">
                            <w:pPr>
                              <w:rPr>
                                <w:rFonts w:ascii="Consolas" w:hAnsi="Consolas"/>
                              </w:rPr>
                            </w:pPr>
                            <w:r>
                              <w:rPr>
                                <w:rFonts w:ascii="Consolas" w:hAnsi="Consolas" w:hint="eastAsia"/>
                              </w:rPr>
                              <w:t>復原名稱：</w:t>
                            </w:r>
                            <w:r w:rsidR="005713E6">
                              <w:rPr>
                                <w:rFonts w:ascii="Consolas" w:hAnsi="Consolas" w:hint="eastAsia"/>
                              </w:rPr>
                              <w:t>任意輸入</w:t>
                            </w:r>
                          </w:p>
                          <w:p w14:paraId="771FB85B" w14:textId="6347FE96" w:rsidR="005713E6" w:rsidRDefault="008236ED" w:rsidP="00E238A8">
                            <w:pPr>
                              <w:rPr>
                                <w:rFonts w:ascii="Consolas" w:hAnsi="Consolas"/>
                              </w:rPr>
                            </w:pPr>
                            <w:ins w:id="1198" w:author="elvis_ting 丁士珉" w:date="2025-05-15T16:36:00Z" w16du:dateUtc="2025-05-15T08:36:00Z">
                              <w:r>
                                <w:rPr>
                                  <w:rFonts w:ascii="Consolas" w:hAnsi="Consolas" w:hint="eastAsia"/>
                                </w:rPr>
                                <w:t>單次復原</w:t>
                              </w:r>
                            </w:ins>
                            <w:del w:id="1199" w:author="elvis_ting 丁士珉" w:date="2025-05-15T16:36:00Z" w16du:dateUtc="2025-05-15T08:36:00Z">
                              <w:r w:rsidR="005713E6">
                                <w:rPr>
                                  <w:rFonts w:ascii="Consolas" w:hAnsi="Consolas" w:hint="eastAsia"/>
                                </w:rPr>
                                <w:delText>一次性</w:delText>
                              </w:r>
                            </w:del>
                            <w:r w:rsidR="005713E6">
                              <w:rPr>
                                <w:rFonts w:ascii="Consolas" w:hAnsi="Consolas" w:hint="eastAsia"/>
                              </w:rPr>
                              <w:t>：是</w:t>
                            </w:r>
                          </w:p>
                          <w:p w14:paraId="7143C493" w14:textId="08D3ABA8" w:rsidR="005713E6" w:rsidRDefault="005713E6" w:rsidP="00E238A8">
                            <w:pPr>
                              <w:rPr>
                                <w:rFonts w:ascii="Consolas" w:hAnsi="Consolas"/>
                              </w:rPr>
                            </w:pPr>
                            <w:r>
                              <w:rPr>
                                <w:rFonts w:ascii="Consolas" w:hAnsi="Consolas" w:hint="eastAsia"/>
                              </w:rPr>
                              <w:t>備份來源：使用集群</w:t>
                            </w:r>
                            <w:r>
                              <w:rPr>
                                <w:rFonts w:ascii="Consolas" w:hAnsi="Consolas" w:hint="eastAsia"/>
                              </w:rPr>
                              <w:t>A</w:t>
                            </w:r>
                            <w:r>
                              <w:rPr>
                                <w:rFonts w:ascii="Consolas" w:hAnsi="Consolas" w:hint="eastAsia"/>
                              </w:rPr>
                              <w:t>中的</w:t>
                            </w:r>
                            <w:ins w:id="1200" w:author="elvis_ting 丁士珉" w:date="2025-05-15T16:36:00Z" w16du:dateUtc="2025-05-15T08:36:00Z">
                              <w:r w:rsidR="008236ED">
                                <w:rPr>
                                  <w:rFonts w:ascii="Consolas" w:hAnsi="Consolas" w:hint="eastAsia"/>
                                </w:rPr>
                                <w:t>單次</w:t>
                              </w:r>
                            </w:ins>
                            <w:del w:id="1201" w:author="elvis_ting 丁士珉" w:date="2025-05-15T16:36:00Z" w16du:dateUtc="2025-05-15T08:36:00Z">
                              <w:r w:rsidDel="008236ED">
                                <w:rPr>
                                  <w:rFonts w:ascii="Consolas" w:hAnsi="Consolas" w:hint="eastAsia"/>
                                </w:rPr>
                                <w:delText>一次性</w:delText>
                              </w:r>
                            </w:del>
                            <w:r>
                              <w:rPr>
                                <w:rFonts w:ascii="Consolas" w:hAnsi="Consolas" w:hint="eastAsia"/>
                              </w:rPr>
                              <w:t>備</w:t>
                            </w:r>
                            <w:ins w:id="1202" w:author="elvis_ting 丁士珉" w:date="2025-05-15T16:55:00Z" w16du:dateUtc="2025-05-15T08:55:00Z">
                              <w:r w:rsidR="00A75563">
                                <w:rPr>
                                  <w:rFonts w:ascii="Consolas" w:hAnsi="Consolas" w:hint="eastAsia"/>
                                </w:rPr>
                                <w:t>份名稱，</w:t>
                              </w:r>
                              <w:r w:rsidR="00E73014">
                                <w:rPr>
                                  <w:rFonts w:ascii="Consolas" w:hAnsi="Consolas" w:hint="eastAsia"/>
                                </w:rPr>
                                <w:t>因為單次備份無法查看，</w:t>
                              </w:r>
                            </w:ins>
                            <w:ins w:id="1203" w:author="elvis_ting 丁士珉" w:date="2025-05-15T16:56:00Z" w16du:dateUtc="2025-05-15T08:56:00Z">
                              <w:r w:rsidR="00E73014">
                                <w:rPr>
                                  <w:rFonts w:ascii="Consolas" w:hAnsi="Consolas" w:hint="eastAsia"/>
                                </w:rPr>
                                <w:t>所以需要到備份檔案頁面尋找對應的備份檔案名稱，兩者會是相同的</w:t>
                              </w:r>
                            </w:ins>
                            <w:del w:id="1204" w:author="elvis_ting 丁士珉" w:date="2025-05-15T16:55:00Z" w16du:dateUtc="2025-05-15T08:55:00Z">
                              <w:r w:rsidDel="00A75563">
                                <w:rPr>
                                  <w:rFonts w:ascii="Consolas" w:hAnsi="Consolas" w:hint="eastAsia"/>
                                </w:rPr>
                                <w:delText>份名稱</w:delText>
                              </w:r>
                            </w:del>
                          </w:p>
                          <w:p w14:paraId="0B16239A" w14:textId="77777777" w:rsidR="00E238A8" w:rsidRPr="00807C51" w:rsidRDefault="00E238A8" w:rsidP="00E238A8">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6FD9072A" id="_x0000_s1039"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khLAIAAEsEAAAOAAAAZHJzL2Uyb0RvYy54bWysVNtu2zAMfR+wfxD0vtjxnKwx4hRdugwD&#10;ugvQ7QNkWbaFyaImKbG7ry8l59btbZgfBFEkD8lD0uvbsVfkIKyToEs6n6WUCM2hlrot6Y/vuzc3&#10;lDjPdM0UaFHSJ+Ho7eb1q/VgCpFBB6oWliCIdsVgStp5b4okcbwTPXMzMEKjsgHbM4+ibZPasgHR&#10;e5VkabpMBrC1scCFc/h6PynpJuI3jeD+a9M44YkqKebm42njWYUz2axZ0VpmOsmPabB/yKJnUmPQ&#10;M9Q984zsrfwLqpfcgoPGzzj0CTSN5CLWgNXM0z+qeeyYEbEWJMeZM03u/8HyL4dH880SP76HERsY&#10;i3DmAfhPRzRsO6ZbcWctDJ1gNQaeB8qSwbji6BqodoULINXwGWpsMtt7iEBjY/vACtZJEB0b8HQm&#10;XYyecHxcZMvlKs8p4aib52m+zGJbElac3I11/qOAnoRLSS12NcKzw4PzIR1WnExCNAdK1jupVBTC&#10;JImtsuTAcAaqNouuat9jrtPbKsUvloW+J/OI+gJJaTKUdLXIFhNJL6LYtjrHCHAXwGuzXnqcdiX7&#10;kt6cjVgRqP2g6ziLnkk13bEqpY9cB3onov1YjUTWSNXbkHLgvoL6Cdm3ME03biNeOrC/KRlwskvq&#10;fu2ZFZSoTxo7uJrneViFKOSLd0g3sdea6lrDNEeoknpKpuvWx/WJ3Jo77PROxh5cMjnmjBMbSTxu&#10;V1iJazlaXf4Bm2cAAAD//wMAUEsDBBQABgAIAAAAIQCC2al/3AAAAAUBAAAPAAAAZHJzL2Rvd25y&#10;ZXYueG1sTI/NasMwEITvhbyD2EBvjRwRSup6HUp/KL00JGnuirWxjaWVsZTEffuqvTSXhWGGmW+L&#10;1eisONMQWs8I81kGgrjypuUa4Wv3drcEEaJmo61nQvimAKtyclPo3PgLb+i8jbVIJRxyjdDE2OdS&#10;hqohp8PM98TJO/rB6ZjkUEsz6Esqd1aqLLuXTrecFhrd03NDVbc9OYT9O7+ubdeZzeLj0/uXcNzv&#10;zBrxdjo+PYKINMb/MPziJ3QoE9PBn9gEYRHSI/HvJm+pHhYgDghKzRXIspDX9OUPAAAA//8DAFBL&#10;AQItABQABgAIAAAAIQC2gziS/gAAAOEBAAATAAAAAAAAAAAAAAAAAAAAAABbQ29udGVudF9UeXBl&#10;c10ueG1sUEsBAi0AFAAGAAgAAAAhADj9If/WAAAAlAEAAAsAAAAAAAAAAAAAAAAALwEAAF9yZWxz&#10;Ly5yZWxzUEsBAi0AFAAGAAgAAAAhAK5auSEsAgAASwQAAA4AAAAAAAAAAAAAAAAALgIAAGRycy9l&#10;Mm9Eb2MueG1sUEsBAi0AFAAGAAgAAAAhAILZqX/cAAAABQEAAA8AAAAAAAAAAAAAAAAAhgQAAGRy&#10;cy9kb3ducmV2LnhtbFBLBQYAAAAABAAEAPMAAACPBQAAAAA=&#10;" fillcolor="#cfcdcd [2894]">
                <v:textbox style="mso-fit-shape-to-text:t">
                  <w:txbxContent>
                    <w:p w14:paraId="2999C48D" w14:textId="15C8F19F" w:rsidR="00E238A8" w:rsidRDefault="00E238A8" w:rsidP="00E238A8">
                      <w:pPr>
                        <w:rPr>
                          <w:rFonts w:ascii="Consolas" w:hAnsi="Consolas"/>
                        </w:rPr>
                      </w:pPr>
                      <w:r>
                        <w:rPr>
                          <w:rFonts w:ascii="Consolas" w:hAnsi="Consolas" w:hint="eastAsia"/>
                        </w:rPr>
                        <w:t>復原名稱：</w:t>
                      </w:r>
                      <w:r w:rsidR="005713E6">
                        <w:rPr>
                          <w:rFonts w:ascii="Consolas" w:hAnsi="Consolas" w:hint="eastAsia"/>
                        </w:rPr>
                        <w:t>任意輸入</w:t>
                      </w:r>
                    </w:p>
                    <w:p w14:paraId="771FB85B" w14:textId="6347FE96" w:rsidR="005713E6" w:rsidRDefault="008236ED" w:rsidP="00E238A8">
                      <w:pPr>
                        <w:rPr>
                          <w:rFonts w:ascii="Consolas" w:hAnsi="Consolas"/>
                        </w:rPr>
                      </w:pPr>
                      <w:ins w:id="1205" w:author="elvis_ting 丁士珉" w:date="2025-05-15T16:36:00Z" w16du:dateUtc="2025-05-15T08:36:00Z">
                        <w:r>
                          <w:rPr>
                            <w:rFonts w:ascii="Consolas" w:hAnsi="Consolas" w:hint="eastAsia"/>
                          </w:rPr>
                          <w:t>單次復原</w:t>
                        </w:r>
                      </w:ins>
                      <w:del w:id="1206" w:author="elvis_ting 丁士珉" w:date="2025-05-15T16:36:00Z" w16du:dateUtc="2025-05-15T08:36:00Z">
                        <w:r w:rsidR="005713E6">
                          <w:rPr>
                            <w:rFonts w:ascii="Consolas" w:hAnsi="Consolas" w:hint="eastAsia"/>
                          </w:rPr>
                          <w:delText>一次性</w:delText>
                        </w:r>
                      </w:del>
                      <w:r w:rsidR="005713E6">
                        <w:rPr>
                          <w:rFonts w:ascii="Consolas" w:hAnsi="Consolas" w:hint="eastAsia"/>
                        </w:rPr>
                        <w:t>：是</w:t>
                      </w:r>
                    </w:p>
                    <w:p w14:paraId="7143C493" w14:textId="08D3ABA8" w:rsidR="005713E6" w:rsidRDefault="005713E6" w:rsidP="00E238A8">
                      <w:pPr>
                        <w:rPr>
                          <w:rFonts w:ascii="Consolas" w:hAnsi="Consolas"/>
                        </w:rPr>
                      </w:pPr>
                      <w:r>
                        <w:rPr>
                          <w:rFonts w:ascii="Consolas" w:hAnsi="Consolas" w:hint="eastAsia"/>
                        </w:rPr>
                        <w:t>備份來源：使用集群</w:t>
                      </w:r>
                      <w:r>
                        <w:rPr>
                          <w:rFonts w:ascii="Consolas" w:hAnsi="Consolas" w:hint="eastAsia"/>
                        </w:rPr>
                        <w:t>A</w:t>
                      </w:r>
                      <w:r>
                        <w:rPr>
                          <w:rFonts w:ascii="Consolas" w:hAnsi="Consolas" w:hint="eastAsia"/>
                        </w:rPr>
                        <w:t>中的</w:t>
                      </w:r>
                      <w:ins w:id="1207" w:author="elvis_ting 丁士珉" w:date="2025-05-15T16:36:00Z" w16du:dateUtc="2025-05-15T08:36:00Z">
                        <w:r w:rsidR="008236ED">
                          <w:rPr>
                            <w:rFonts w:ascii="Consolas" w:hAnsi="Consolas" w:hint="eastAsia"/>
                          </w:rPr>
                          <w:t>單次</w:t>
                        </w:r>
                      </w:ins>
                      <w:del w:id="1208" w:author="elvis_ting 丁士珉" w:date="2025-05-15T16:36:00Z" w16du:dateUtc="2025-05-15T08:36:00Z">
                        <w:r w:rsidDel="008236ED">
                          <w:rPr>
                            <w:rFonts w:ascii="Consolas" w:hAnsi="Consolas" w:hint="eastAsia"/>
                          </w:rPr>
                          <w:delText>一次性</w:delText>
                        </w:r>
                      </w:del>
                      <w:r>
                        <w:rPr>
                          <w:rFonts w:ascii="Consolas" w:hAnsi="Consolas" w:hint="eastAsia"/>
                        </w:rPr>
                        <w:t>備</w:t>
                      </w:r>
                      <w:ins w:id="1209" w:author="elvis_ting 丁士珉" w:date="2025-05-15T16:55:00Z" w16du:dateUtc="2025-05-15T08:55:00Z">
                        <w:r w:rsidR="00A75563">
                          <w:rPr>
                            <w:rFonts w:ascii="Consolas" w:hAnsi="Consolas" w:hint="eastAsia"/>
                          </w:rPr>
                          <w:t>份名稱，</w:t>
                        </w:r>
                        <w:r w:rsidR="00E73014">
                          <w:rPr>
                            <w:rFonts w:ascii="Consolas" w:hAnsi="Consolas" w:hint="eastAsia"/>
                          </w:rPr>
                          <w:t>因為單次備份無法查看，</w:t>
                        </w:r>
                      </w:ins>
                      <w:ins w:id="1210" w:author="elvis_ting 丁士珉" w:date="2025-05-15T16:56:00Z" w16du:dateUtc="2025-05-15T08:56:00Z">
                        <w:r w:rsidR="00E73014">
                          <w:rPr>
                            <w:rFonts w:ascii="Consolas" w:hAnsi="Consolas" w:hint="eastAsia"/>
                          </w:rPr>
                          <w:t>所以需要到備份檔案頁面尋找對應的備份檔案名稱，兩者會是相同的</w:t>
                        </w:r>
                      </w:ins>
                      <w:del w:id="1211" w:author="elvis_ting 丁士珉" w:date="2025-05-15T16:55:00Z" w16du:dateUtc="2025-05-15T08:55:00Z">
                        <w:r w:rsidDel="00A75563">
                          <w:rPr>
                            <w:rFonts w:ascii="Consolas" w:hAnsi="Consolas" w:hint="eastAsia"/>
                          </w:rPr>
                          <w:delText>份名稱</w:delText>
                        </w:r>
                      </w:del>
                    </w:p>
                    <w:p w14:paraId="0B16239A" w14:textId="77777777" w:rsidR="00E238A8" w:rsidRPr="00807C51" w:rsidRDefault="00E238A8" w:rsidP="00E238A8">
                      <w:pPr>
                        <w:rPr>
                          <w:rFonts w:ascii="Consolas" w:hAnsi="Consolas"/>
                        </w:rPr>
                      </w:pPr>
                      <w:r>
                        <w:rPr>
                          <w:rFonts w:ascii="Consolas" w:hAnsi="Consolas" w:hint="eastAsia"/>
                        </w:rPr>
                        <w:t>其他欄位：依照實際設定及需求輸入</w:t>
                      </w:r>
                    </w:p>
                  </w:txbxContent>
                </v:textbox>
                <w10:anchorlock/>
              </v:shape>
            </w:pict>
          </mc:Fallback>
        </mc:AlternateContent>
      </w:r>
    </w:p>
    <w:p w14:paraId="58E68602" w14:textId="77777777" w:rsidR="00F133F0" w:rsidRDefault="00F133F0" w:rsidP="003F284C"/>
    <w:p w14:paraId="20A4DB08" w14:textId="47A398ED" w:rsidR="00540E12" w:rsidRDefault="00540E12" w:rsidP="003F284C">
      <w:r>
        <w:rPr>
          <w:rFonts w:hint="eastAsia"/>
        </w:rPr>
        <w:t>持續</w:t>
      </w:r>
      <w:del w:id="1212" w:author="elvis_ting 丁士珉" w:date="2025-05-15T16:36:00Z" w16du:dateUtc="2025-05-15T08:36:00Z">
        <w:r>
          <w:rPr>
            <w:rFonts w:hint="eastAsia"/>
          </w:rPr>
          <w:delText>性</w:delText>
        </w:r>
      </w:del>
      <w:r>
        <w:rPr>
          <w:rFonts w:hint="eastAsia"/>
        </w:rPr>
        <w:t>復原</w:t>
      </w:r>
    </w:p>
    <w:p w14:paraId="457E5B47" w14:textId="4645E8C7" w:rsidR="00540E12" w:rsidRDefault="00540E12" w:rsidP="003F284C">
      <w:r>
        <w:rPr>
          <w:noProof/>
        </w:rPr>
        <w:lastRenderedPageBreak/>
        <mc:AlternateContent>
          <mc:Choice Requires="wps">
            <w:drawing>
              <wp:inline distT="0" distB="0" distL="0" distR="0" wp14:anchorId="02FFEEF7" wp14:editId="2F7F36F3">
                <wp:extent cx="5266944" cy="1404620"/>
                <wp:effectExtent l="0" t="0" r="10160" b="13970"/>
                <wp:docPr id="28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44" cy="1404620"/>
                        </a:xfrm>
                        <a:prstGeom prst="rect">
                          <a:avLst/>
                        </a:prstGeom>
                        <a:solidFill>
                          <a:schemeClr val="bg2">
                            <a:lumMod val="90000"/>
                          </a:schemeClr>
                        </a:solidFill>
                        <a:ln w="9525">
                          <a:solidFill>
                            <a:srgbClr val="000000"/>
                          </a:solidFill>
                          <a:miter lim="800000"/>
                          <a:headEnd/>
                          <a:tailEnd/>
                        </a:ln>
                      </wps:spPr>
                      <wps:txbx>
                        <w:txbxContent>
                          <w:p w14:paraId="7F456E95" w14:textId="77777777" w:rsidR="00540E12" w:rsidRDefault="00540E12" w:rsidP="00540E12">
                            <w:pPr>
                              <w:rPr>
                                <w:rFonts w:ascii="Consolas" w:hAnsi="Consolas"/>
                              </w:rPr>
                            </w:pPr>
                            <w:r>
                              <w:rPr>
                                <w:rFonts w:ascii="Consolas" w:hAnsi="Consolas" w:hint="eastAsia"/>
                              </w:rPr>
                              <w:t>復原名稱：任意輸入</w:t>
                            </w:r>
                          </w:p>
                          <w:p w14:paraId="25B04F5A" w14:textId="1521245A" w:rsidR="00540E12" w:rsidRDefault="008236ED" w:rsidP="00540E12">
                            <w:pPr>
                              <w:rPr>
                                <w:rFonts w:ascii="Consolas" w:hAnsi="Consolas"/>
                              </w:rPr>
                            </w:pPr>
                            <w:ins w:id="1213" w:author="elvis_ting 丁士珉" w:date="2025-05-15T16:36:00Z" w16du:dateUtc="2025-05-15T08:36:00Z">
                              <w:r>
                                <w:rPr>
                                  <w:rFonts w:ascii="Consolas" w:hAnsi="Consolas" w:hint="eastAsia"/>
                                </w:rPr>
                                <w:t>單次復原</w:t>
                              </w:r>
                            </w:ins>
                            <w:del w:id="1214" w:author="elvis_ting 丁士珉" w:date="2025-05-15T16:36:00Z" w16du:dateUtc="2025-05-15T08:36:00Z">
                              <w:r w:rsidR="00540E12">
                                <w:rPr>
                                  <w:rFonts w:ascii="Consolas" w:hAnsi="Consolas" w:hint="eastAsia"/>
                                </w:rPr>
                                <w:delText>一次性</w:delText>
                              </w:r>
                            </w:del>
                            <w:r w:rsidR="00540E12">
                              <w:rPr>
                                <w:rFonts w:ascii="Consolas" w:hAnsi="Consolas" w:hint="eastAsia"/>
                              </w:rPr>
                              <w:t>：否</w:t>
                            </w:r>
                          </w:p>
                          <w:p w14:paraId="77E10808" w14:textId="797983F7" w:rsidR="00540E12" w:rsidRDefault="00540E12" w:rsidP="00540E12">
                            <w:pPr>
                              <w:rPr>
                                <w:rFonts w:ascii="Consolas" w:hAnsi="Consolas"/>
                              </w:rPr>
                            </w:pPr>
                            <w:r>
                              <w:rPr>
                                <w:rFonts w:ascii="Consolas" w:hAnsi="Consolas" w:hint="eastAsia"/>
                              </w:rPr>
                              <w:t>備份來源：使用集群</w:t>
                            </w:r>
                            <w:r>
                              <w:rPr>
                                <w:rFonts w:ascii="Consolas" w:hAnsi="Consolas" w:hint="eastAsia"/>
                              </w:rPr>
                              <w:t>A</w:t>
                            </w:r>
                            <w:r>
                              <w:rPr>
                                <w:rFonts w:ascii="Consolas" w:hAnsi="Consolas" w:hint="eastAsia"/>
                              </w:rPr>
                              <w:t>中的持續</w:t>
                            </w:r>
                            <w:del w:id="1215" w:author="elvis_ting 丁士珉" w:date="2025-05-15T16:36:00Z" w16du:dateUtc="2025-05-15T08:36:00Z">
                              <w:r>
                                <w:rPr>
                                  <w:rFonts w:ascii="Consolas" w:hAnsi="Consolas" w:hint="eastAsia"/>
                                </w:rPr>
                                <w:delText>性</w:delText>
                              </w:r>
                            </w:del>
                            <w:r>
                              <w:rPr>
                                <w:rFonts w:ascii="Consolas" w:hAnsi="Consolas" w:hint="eastAsia"/>
                              </w:rPr>
                              <w:t>備份</w:t>
                            </w:r>
                            <w:ins w:id="1216" w:author="elvis_ting 丁士珉" w:date="2025-05-15T16:36:00Z" w16du:dateUtc="2025-05-15T08:36:00Z">
                              <w:r w:rsidR="008236ED">
                                <w:rPr>
                                  <w:rFonts w:ascii="Consolas" w:hAnsi="Consolas" w:hint="eastAsia"/>
                                </w:rPr>
                                <w:t>名稱</w:t>
                              </w:r>
                            </w:ins>
                            <w:r>
                              <w:rPr>
                                <w:rFonts w:ascii="Consolas" w:hAnsi="Consolas" w:hint="eastAsia"/>
                              </w:rPr>
                              <w:t>或是定時備份名稱</w:t>
                            </w:r>
                          </w:p>
                          <w:p w14:paraId="0EFE2108" w14:textId="77777777" w:rsidR="00540E12" w:rsidRPr="00807C51" w:rsidRDefault="00540E12" w:rsidP="00540E12">
                            <w:pPr>
                              <w:rPr>
                                <w:rFonts w:ascii="Consolas" w:hAnsi="Consolas"/>
                              </w:rPr>
                            </w:pPr>
                            <w:r>
                              <w:rPr>
                                <w:rFonts w:ascii="Consolas" w:hAnsi="Consolas" w:hint="eastAsia"/>
                              </w:rPr>
                              <w:t>其他欄位：依照實際設定及需求輸入</w:t>
                            </w:r>
                          </w:p>
                        </w:txbxContent>
                      </wps:txbx>
                      <wps:bodyPr rot="0" vert="horz" wrap="square" lIns="91440" tIns="45720" rIns="91440" bIns="45720" anchor="t" anchorCtr="0">
                        <a:spAutoFit/>
                      </wps:bodyPr>
                    </wps:wsp>
                  </a:graphicData>
                </a:graphic>
              </wp:inline>
            </w:drawing>
          </mc:Choice>
          <mc:Fallback>
            <w:pict>
              <v:shape w14:anchorId="02FFEEF7" id="_x0000_s1040" type="#_x0000_t202" style="width:41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OPKgIAAEsEAAAOAAAAZHJzL2Uyb0RvYy54bWysVN2u0zAMvkfiHaLcs3ZVN86qdUeHHYaQ&#10;Dj/SgQdI07SNSOOQZGvH0+Ok+ztwh+hFFMf2Z/uz3fX92CtyENZJ0CWdz1JKhOZQS92W9Pu33Zs7&#10;SpxnumYKtCjpUTh6v3n9aj2YQmTQgaqFJQiiXTGYknbemyJJHO9Ez9wMjNCobMD2zKNo26S2bED0&#10;XiVZmi6TAWxtLHDhHL4+Tkq6ifhNI7j/0jROeKJKirn5eNp4VuFMNmtWtJaZTvJTGuwfsuiZ1Bj0&#10;AvXIPCN7K/+C6iW34KDxMw59Ak0juYg1YDXz9I9qnjtmRKwFyXHmQpP7f7D88+HZfLXEj+9gxAbG&#10;Ipx5Av7DEQ3bjulWPFgLQydYjYHngbJkMK44uQaqXeECSDV8ghqbzPYeItDY2D6wgnUSRMcGHC+k&#10;i9ETjo+LbLlc5TklHHXzPM2XWWxLwoqzu7HOfxDQk3ApqcWuRnh2eHI+pMOKs0mI5kDJeieVikKY&#10;JLFVlhwYzkDVZtFV7XvMdXpbpfjFstD3bB5RXyApTYaSrhbZYiLpRRTbVpcYAe4KeGvWS4/TrmRf&#10;0ruLESsCte91HWfRM6mmO1al9InrQO9EtB+rkcg6UBVSDtxXUB+RfQvTdOM24qUD+4uSASe7pO7n&#10;nllBifqosYOreZ6HVYhCvniLdBN7q6luNUxzhCqpp2S6bn1cn8itecBO72TswTWTU844sZHE03aF&#10;lbiVo9X1H7D5DQAA//8DAFBLAwQUAAYACAAAACEAgtmpf9wAAAAFAQAADwAAAGRycy9kb3ducmV2&#10;LnhtbEyPzWrDMBCE74W8g9hAb40cEUrqeh1Kfyi9NCRp7oq1sY2llbGUxH37qr00l4Vhhplvi9Xo&#10;rDjTEFrPCPNZBoK48qblGuFr93a3BBGiZqOtZ0L4pgCrcnJT6Nz4C2/ovI21SCUcco3QxNjnUoaq&#10;IafDzPfEyTv6wemY5FBLM+hLKndWqiy7l063nBYa3dNzQ1W3PTmE/Tu/rm3Xmc3i49P7l3Dc78wa&#10;8XY6Pj2CiDTG/zD84id0KBPTwZ/YBGER0iPx7yZvqR4WIA4ISs0VyLKQ1/TlDwAAAP//AwBQSwEC&#10;LQAUAAYACAAAACEAtoM4kv4AAADhAQAAEwAAAAAAAAAAAAAAAAAAAAAAW0NvbnRlbnRfVHlwZXNd&#10;LnhtbFBLAQItABQABgAIAAAAIQA4/SH/1gAAAJQBAAALAAAAAAAAAAAAAAAAAC8BAABfcmVscy8u&#10;cmVsc1BLAQItABQABgAIAAAAIQBTVyOPKgIAAEsEAAAOAAAAAAAAAAAAAAAAAC4CAABkcnMvZTJv&#10;RG9jLnhtbFBLAQItABQABgAIAAAAIQCC2al/3AAAAAUBAAAPAAAAAAAAAAAAAAAAAIQEAABkcnMv&#10;ZG93bnJldi54bWxQSwUGAAAAAAQABADzAAAAjQUAAAAA&#10;" fillcolor="#cfcdcd [2894]">
                <v:textbox style="mso-fit-shape-to-text:t">
                  <w:txbxContent>
                    <w:p w14:paraId="7F456E95" w14:textId="77777777" w:rsidR="00540E12" w:rsidRDefault="00540E12" w:rsidP="00540E12">
                      <w:pPr>
                        <w:rPr>
                          <w:rFonts w:ascii="Consolas" w:hAnsi="Consolas"/>
                        </w:rPr>
                      </w:pPr>
                      <w:r>
                        <w:rPr>
                          <w:rFonts w:ascii="Consolas" w:hAnsi="Consolas" w:hint="eastAsia"/>
                        </w:rPr>
                        <w:t>復原名稱：任意輸入</w:t>
                      </w:r>
                    </w:p>
                    <w:p w14:paraId="25B04F5A" w14:textId="1521245A" w:rsidR="00540E12" w:rsidRDefault="008236ED" w:rsidP="00540E12">
                      <w:pPr>
                        <w:rPr>
                          <w:rFonts w:ascii="Consolas" w:hAnsi="Consolas"/>
                        </w:rPr>
                      </w:pPr>
                      <w:ins w:id="1217" w:author="elvis_ting 丁士珉" w:date="2025-05-15T16:36:00Z" w16du:dateUtc="2025-05-15T08:36:00Z">
                        <w:r>
                          <w:rPr>
                            <w:rFonts w:ascii="Consolas" w:hAnsi="Consolas" w:hint="eastAsia"/>
                          </w:rPr>
                          <w:t>單次復原</w:t>
                        </w:r>
                      </w:ins>
                      <w:del w:id="1218" w:author="elvis_ting 丁士珉" w:date="2025-05-15T16:36:00Z" w16du:dateUtc="2025-05-15T08:36:00Z">
                        <w:r w:rsidR="00540E12">
                          <w:rPr>
                            <w:rFonts w:ascii="Consolas" w:hAnsi="Consolas" w:hint="eastAsia"/>
                          </w:rPr>
                          <w:delText>一次性</w:delText>
                        </w:r>
                      </w:del>
                      <w:r w:rsidR="00540E12">
                        <w:rPr>
                          <w:rFonts w:ascii="Consolas" w:hAnsi="Consolas" w:hint="eastAsia"/>
                        </w:rPr>
                        <w:t>：否</w:t>
                      </w:r>
                    </w:p>
                    <w:p w14:paraId="77E10808" w14:textId="797983F7" w:rsidR="00540E12" w:rsidRDefault="00540E12" w:rsidP="00540E12">
                      <w:pPr>
                        <w:rPr>
                          <w:rFonts w:ascii="Consolas" w:hAnsi="Consolas"/>
                        </w:rPr>
                      </w:pPr>
                      <w:r>
                        <w:rPr>
                          <w:rFonts w:ascii="Consolas" w:hAnsi="Consolas" w:hint="eastAsia"/>
                        </w:rPr>
                        <w:t>備份來源：使用集群</w:t>
                      </w:r>
                      <w:r>
                        <w:rPr>
                          <w:rFonts w:ascii="Consolas" w:hAnsi="Consolas" w:hint="eastAsia"/>
                        </w:rPr>
                        <w:t>A</w:t>
                      </w:r>
                      <w:r>
                        <w:rPr>
                          <w:rFonts w:ascii="Consolas" w:hAnsi="Consolas" w:hint="eastAsia"/>
                        </w:rPr>
                        <w:t>中的持續</w:t>
                      </w:r>
                      <w:del w:id="1219" w:author="elvis_ting 丁士珉" w:date="2025-05-15T16:36:00Z" w16du:dateUtc="2025-05-15T08:36:00Z">
                        <w:r>
                          <w:rPr>
                            <w:rFonts w:ascii="Consolas" w:hAnsi="Consolas" w:hint="eastAsia"/>
                          </w:rPr>
                          <w:delText>性</w:delText>
                        </w:r>
                      </w:del>
                      <w:r>
                        <w:rPr>
                          <w:rFonts w:ascii="Consolas" w:hAnsi="Consolas" w:hint="eastAsia"/>
                        </w:rPr>
                        <w:t>備份</w:t>
                      </w:r>
                      <w:ins w:id="1220" w:author="elvis_ting 丁士珉" w:date="2025-05-15T16:36:00Z" w16du:dateUtc="2025-05-15T08:36:00Z">
                        <w:r w:rsidR="008236ED">
                          <w:rPr>
                            <w:rFonts w:ascii="Consolas" w:hAnsi="Consolas" w:hint="eastAsia"/>
                          </w:rPr>
                          <w:t>名稱</w:t>
                        </w:r>
                      </w:ins>
                      <w:r>
                        <w:rPr>
                          <w:rFonts w:ascii="Consolas" w:hAnsi="Consolas" w:hint="eastAsia"/>
                        </w:rPr>
                        <w:t>或是定時備份名稱</w:t>
                      </w:r>
                    </w:p>
                    <w:p w14:paraId="0EFE2108" w14:textId="77777777" w:rsidR="00540E12" w:rsidRPr="00807C51" w:rsidRDefault="00540E12" w:rsidP="00540E12">
                      <w:pPr>
                        <w:rPr>
                          <w:rFonts w:ascii="Consolas" w:hAnsi="Consolas"/>
                        </w:rPr>
                      </w:pPr>
                      <w:r>
                        <w:rPr>
                          <w:rFonts w:ascii="Consolas" w:hAnsi="Consolas" w:hint="eastAsia"/>
                        </w:rPr>
                        <w:t>其他欄位：依照實際設定及需求輸入</w:t>
                      </w:r>
                    </w:p>
                  </w:txbxContent>
                </v:textbox>
                <w10:anchorlock/>
              </v:shape>
            </w:pict>
          </mc:Fallback>
        </mc:AlternateContent>
      </w:r>
    </w:p>
    <w:sectPr w:rsidR="00540E1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0C559" w14:textId="77777777" w:rsidR="006A16B3" w:rsidRDefault="006A16B3" w:rsidP="00CB092C">
      <w:r>
        <w:separator/>
      </w:r>
    </w:p>
  </w:endnote>
  <w:endnote w:type="continuationSeparator" w:id="0">
    <w:p w14:paraId="351DFFFD" w14:textId="77777777" w:rsidR="006A16B3" w:rsidRDefault="006A16B3" w:rsidP="00CB0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F660E" w14:textId="77777777" w:rsidR="006A16B3" w:rsidRDefault="006A16B3" w:rsidP="00CB092C">
      <w:r>
        <w:separator/>
      </w:r>
    </w:p>
  </w:footnote>
  <w:footnote w:type="continuationSeparator" w:id="0">
    <w:p w14:paraId="2CCD1CE0" w14:textId="77777777" w:rsidR="006A16B3" w:rsidRDefault="006A16B3" w:rsidP="00CB0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305A"/>
    <w:multiLevelType w:val="hybridMultilevel"/>
    <w:tmpl w:val="DA2AF526"/>
    <w:lvl w:ilvl="0" w:tplc="04090015">
      <w:start w:val="1"/>
      <w:numFmt w:val="taiwaneseCountingThousand"/>
      <w:lvlText w:val="%1、"/>
      <w:lvlJc w:val="left"/>
      <w:pPr>
        <w:ind w:left="390" w:hanging="390"/>
      </w:pPr>
      <w:rPr>
        <w:rFonts w:hint="default"/>
      </w:rPr>
    </w:lvl>
    <w:lvl w:ilvl="1" w:tplc="D1649EF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370911"/>
    <w:multiLevelType w:val="hybridMultilevel"/>
    <w:tmpl w:val="26FE25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D9D515E"/>
    <w:multiLevelType w:val="hybridMultilevel"/>
    <w:tmpl w:val="791459D4"/>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29B52F6"/>
    <w:multiLevelType w:val="hybridMultilevel"/>
    <w:tmpl w:val="BBCE52F2"/>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3232A55"/>
    <w:multiLevelType w:val="hybridMultilevel"/>
    <w:tmpl w:val="5B34472C"/>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76B7B6A"/>
    <w:multiLevelType w:val="hybridMultilevel"/>
    <w:tmpl w:val="E4E4C5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F0108BB"/>
    <w:multiLevelType w:val="hybridMultilevel"/>
    <w:tmpl w:val="59162DFE"/>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FDC3472"/>
    <w:multiLevelType w:val="hybridMultilevel"/>
    <w:tmpl w:val="5CF203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8281756"/>
    <w:multiLevelType w:val="hybridMultilevel"/>
    <w:tmpl w:val="DA2C7B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87755D"/>
    <w:multiLevelType w:val="hybridMultilevel"/>
    <w:tmpl w:val="96E8E1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DD32D2"/>
    <w:multiLevelType w:val="hybridMultilevel"/>
    <w:tmpl w:val="ACE429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58A0400"/>
    <w:multiLevelType w:val="hybridMultilevel"/>
    <w:tmpl w:val="55B8F3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5E47B3"/>
    <w:multiLevelType w:val="hybridMultilevel"/>
    <w:tmpl w:val="F77881C0"/>
    <w:lvl w:ilvl="0" w:tplc="ED1833AE">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8080EE2"/>
    <w:multiLevelType w:val="hybridMultilevel"/>
    <w:tmpl w:val="571EA72E"/>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4F3542"/>
    <w:multiLevelType w:val="hybridMultilevel"/>
    <w:tmpl w:val="CAE446E6"/>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BF6673F"/>
    <w:multiLevelType w:val="hybridMultilevel"/>
    <w:tmpl w:val="4AB46C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F10AAA"/>
    <w:multiLevelType w:val="hybridMultilevel"/>
    <w:tmpl w:val="8D461C8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E6369CB"/>
    <w:multiLevelType w:val="hybridMultilevel"/>
    <w:tmpl w:val="C66803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58C1825"/>
    <w:multiLevelType w:val="hybridMultilevel"/>
    <w:tmpl w:val="1472D2CE"/>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7B179C0"/>
    <w:multiLevelType w:val="hybridMultilevel"/>
    <w:tmpl w:val="4050C5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F963F6A"/>
    <w:multiLevelType w:val="hybridMultilevel"/>
    <w:tmpl w:val="0D9EB0A2"/>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0F27A1B"/>
    <w:multiLevelType w:val="hybridMultilevel"/>
    <w:tmpl w:val="5D3EADD2"/>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AE16AC"/>
    <w:multiLevelType w:val="hybridMultilevel"/>
    <w:tmpl w:val="09380C3C"/>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BC81CC2"/>
    <w:multiLevelType w:val="hybridMultilevel"/>
    <w:tmpl w:val="C53C1A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F207C96"/>
    <w:multiLevelType w:val="hybridMultilevel"/>
    <w:tmpl w:val="9712389C"/>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47D2020"/>
    <w:multiLevelType w:val="hybridMultilevel"/>
    <w:tmpl w:val="4C1E7996"/>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6AB4AC1"/>
    <w:multiLevelType w:val="hybridMultilevel"/>
    <w:tmpl w:val="0F70AF8E"/>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E6C4350"/>
    <w:multiLevelType w:val="hybridMultilevel"/>
    <w:tmpl w:val="34BC6C02"/>
    <w:lvl w:ilvl="0" w:tplc="D1649EF4">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76062583">
    <w:abstractNumId w:val="12"/>
  </w:num>
  <w:num w:numId="2" w16cid:durableId="279651881">
    <w:abstractNumId w:val="0"/>
  </w:num>
  <w:num w:numId="3" w16cid:durableId="1867213228">
    <w:abstractNumId w:val="3"/>
  </w:num>
  <w:num w:numId="4" w16cid:durableId="843858116">
    <w:abstractNumId w:val="21"/>
  </w:num>
  <w:num w:numId="5" w16cid:durableId="1016813318">
    <w:abstractNumId w:val="6"/>
  </w:num>
  <w:num w:numId="6" w16cid:durableId="715785406">
    <w:abstractNumId w:val="27"/>
  </w:num>
  <w:num w:numId="7" w16cid:durableId="1378092978">
    <w:abstractNumId w:val="13"/>
  </w:num>
  <w:num w:numId="8" w16cid:durableId="2030452306">
    <w:abstractNumId w:val="20"/>
  </w:num>
  <w:num w:numId="9" w16cid:durableId="1473669719">
    <w:abstractNumId w:val="2"/>
  </w:num>
  <w:num w:numId="10" w16cid:durableId="250747886">
    <w:abstractNumId w:val="4"/>
  </w:num>
  <w:num w:numId="11" w16cid:durableId="11808899">
    <w:abstractNumId w:val="25"/>
  </w:num>
  <w:num w:numId="12" w16cid:durableId="1073814583">
    <w:abstractNumId w:val="26"/>
  </w:num>
  <w:num w:numId="13" w16cid:durableId="1460419587">
    <w:abstractNumId w:val="24"/>
  </w:num>
  <w:num w:numId="14" w16cid:durableId="57360746">
    <w:abstractNumId w:val="18"/>
  </w:num>
  <w:num w:numId="15" w16cid:durableId="244531827">
    <w:abstractNumId w:val="14"/>
  </w:num>
  <w:num w:numId="16" w16cid:durableId="1834031421">
    <w:abstractNumId w:val="22"/>
  </w:num>
  <w:num w:numId="17" w16cid:durableId="1833595223">
    <w:abstractNumId w:val="9"/>
  </w:num>
  <w:num w:numId="18" w16cid:durableId="924270275">
    <w:abstractNumId w:val="11"/>
  </w:num>
  <w:num w:numId="19" w16cid:durableId="921724244">
    <w:abstractNumId w:val="16"/>
  </w:num>
  <w:num w:numId="20" w16cid:durableId="747775791">
    <w:abstractNumId w:val="10"/>
  </w:num>
  <w:num w:numId="21" w16cid:durableId="874922337">
    <w:abstractNumId w:val="7"/>
  </w:num>
  <w:num w:numId="22" w16cid:durableId="2140488567">
    <w:abstractNumId w:val="8"/>
  </w:num>
  <w:num w:numId="23" w16cid:durableId="1728409639">
    <w:abstractNumId w:val="15"/>
  </w:num>
  <w:num w:numId="24" w16cid:durableId="1219244741">
    <w:abstractNumId w:val="23"/>
  </w:num>
  <w:num w:numId="25" w16cid:durableId="1248885735">
    <w:abstractNumId w:val="17"/>
  </w:num>
  <w:num w:numId="26" w16cid:durableId="1598366402">
    <w:abstractNumId w:val="19"/>
  </w:num>
  <w:num w:numId="27" w16cid:durableId="1926455941">
    <w:abstractNumId w:val="5"/>
  </w:num>
  <w:num w:numId="28" w16cid:durableId="1839112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lvis_ting 丁士珉">
    <w15:presenceInfo w15:providerId="AD" w15:userId="S::elvis_ting@accton.com::54bd8d1a-af6b-41b1-b450-7cbfed05a4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trackRevisions/>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DFC"/>
    <w:rsid w:val="00000226"/>
    <w:rsid w:val="0000373D"/>
    <w:rsid w:val="0000394C"/>
    <w:rsid w:val="000039A5"/>
    <w:rsid w:val="00007366"/>
    <w:rsid w:val="00011529"/>
    <w:rsid w:val="00011D2D"/>
    <w:rsid w:val="00012328"/>
    <w:rsid w:val="000156C1"/>
    <w:rsid w:val="000158DD"/>
    <w:rsid w:val="000162AB"/>
    <w:rsid w:val="00016E53"/>
    <w:rsid w:val="000171B0"/>
    <w:rsid w:val="00030784"/>
    <w:rsid w:val="00030F4B"/>
    <w:rsid w:val="00033DC1"/>
    <w:rsid w:val="00035353"/>
    <w:rsid w:val="00035CF8"/>
    <w:rsid w:val="00041594"/>
    <w:rsid w:val="00041D52"/>
    <w:rsid w:val="000458AC"/>
    <w:rsid w:val="00045E56"/>
    <w:rsid w:val="000528AA"/>
    <w:rsid w:val="000531E4"/>
    <w:rsid w:val="00056B87"/>
    <w:rsid w:val="00057403"/>
    <w:rsid w:val="00057489"/>
    <w:rsid w:val="000607F2"/>
    <w:rsid w:val="00061363"/>
    <w:rsid w:val="00062714"/>
    <w:rsid w:val="000638E1"/>
    <w:rsid w:val="00065745"/>
    <w:rsid w:val="00066E7B"/>
    <w:rsid w:val="0007036F"/>
    <w:rsid w:val="000734EF"/>
    <w:rsid w:val="00073F01"/>
    <w:rsid w:val="0007420A"/>
    <w:rsid w:val="00076FD0"/>
    <w:rsid w:val="00080827"/>
    <w:rsid w:val="00086168"/>
    <w:rsid w:val="00091379"/>
    <w:rsid w:val="00092ADF"/>
    <w:rsid w:val="00093224"/>
    <w:rsid w:val="00094C77"/>
    <w:rsid w:val="00096D56"/>
    <w:rsid w:val="000A11A3"/>
    <w:rsid w:val="000A13B2"/>
    <w:rsid w:val="000A3DEE"/>
    <w:rsid w:val="000A557A"/>
    <w:rsid w:val="000A6AA9"/>
    <w:rsid w:val="000A6E88"/>
    <w:rsid w:val="000A73F2"/>
    <w:rsid w:val="000B22BD"/>
    <w:rsid w:val="000B2C53"/>
    <w:rsid w:val="000B3CD1"/>
    <w:rsid w:val="000B4E8B"/>
    <w:rsid w:val="000C0355"/>
    <w:rsid w:val="000C3529"/>
    <w:rsid w:val="000C4766"/>
    <w:rsid w:val="000C5A66"/>
    <w:rsid w:val="000D5B8C"/>
    <w:rsid w:val="000E458C"/>
    <w:rsid w:val="000E4976"/>
    <w:rsid w:val="000F25BB"/>
    <w:rsid w:val="000F5343"/>
    <w:rsid w:val="000F67BF"/>
    <w:rsid w:val="000F680A"/>
    <w:rsid w:val="000F7157"/>
    <w:rsid w:val="000F7271"/>
    <w:rsid w:val="0010063A"/>
    <w:rsid w:val="00102718"/>
    <w:rsid w:val="001056F3"/>
    <w:rsid w:val="00105E8D"/>
    <w:rsid w:val="00106A1E"/>
    <w:rsid w:val="00110120"/>
    <w:rsid w:val="0011067B"/>
    <w:rsid w:val="00110821"/>
    <w:rsid w:val="00113929"/>
    <w:rsid w:val="00113AC2"/>
    <w:rsid w:val="00120939"/>
    <w:rsid w:val="00126893"/>
    <w:rsid w:val="0012780D"/>
    <w:rsid w:val="0013406F"/>
    <w:rsid w:val="001357A3"/>
    <w:rsid w:val="001358B4"/>
    <w:rsid w:val="00140897"/>
    <w:rsid w:val="0014193E"/>
    <w:rsid w:val="00141B22"/>
    <w:rsid w:val="00143331"/>
    <w:rsid w:val="0014477D"/>
    <w:rsid w:val="001448E2"/>
    <w:rsid w:val="00144AC4"/>
    <w:rsid w:val="0014545E"/>
    <w:rsid w:val="00150757"/>
    <w:rsid w:val="00153CA2"/>
    <w:rsid w:val="00161C48"/>
    <w:rsid w:val="00164C8B"/>
    <w:rsid w:val="00167CEC"/>
    <w:rsid w:val="00170CC6"/>
    <w:rsid w:val="001714B7"/>
    <w:rsid w:val="00172F7A"/>
    <w:rsid w:val="00174188"/>
    <w:rsid w:val="00176373"/>
    <w:rsid w:val="00176379"/>
    <w:rsid w:val="00177A0B"/>
    <w:rsid w:val="00181E84"/>
    <w:rsid w:val="001821C5"/>
    <w:rsid w:val="00183558"/>
    <w:rsid w:val="0018393C"/>
    <w:rsid w:val="00183CFF"/>
    <w:rsid w:val="001842FA"/>
    <w:rsid w:val="001902D1"/>
    <w:rsid w:val="00191CF8"/>
    <w:rsid w:val="00191ED6"/>
    <w:rsid w:val="001922C2"/>
    <w:rsid w:val="00193684"/>
    <w:rsid w:val="00193AE5"/>
    <w:rsid w:val="0019602E"/>
    <w:rsid w:val="001A23D6"/>
    <w:rsid w:val="001A5EF5"/>
    <w:rsid w:val="001A797C"/>
    <w:rsid w:val="001B04FC"/>
    <w:rsid w:val="001B22E7"/>
    <w:rsid w:val="001B2D9B"/>
    <w:rsid w:val="001B69FE"/>
    <w:rsid w:val="001C0DA1"/>
    <w:rsid w:val="001C1FDB"/>
    <w:rsid w:val="001C3E09"/>
    <w:rsid w:val="001C3EB9"/>
    <w:rsid w:val="001C413D"/>
    <w:rsid w:val="001C4A53"/>
    <w:rsid w:val="001C596C"/>
    <w:rsid w:val="001C70A3"/>
    <w:rsid w:val="001D2BD5"/>
    <w:rsid w:val="001D4339"/>
    <w:rsid w:val="001D495B"/>
    <w:rsid w:val="001D59F0"/>
    <w:rsid w:val="001D60C0"/>
    <w:rsid w:val="001D6177"/>
    <w:rsid w:val="001E058B"/>
    <w:rsid w:val="001E2DA6"/>
    <w:rsid w:val="001E3C24"/>
    <w:rsid w:val="001E5425"/>
    <w:rsid w:val="001F0983"/>
    <w:rsid w:val="001F15BE"/>
    <w:rsid w:val="001F34B7"/>
    <w:rsid w:val="001F4452"/>
    <w:rsid w:val="001F55EC"/>
    <w:rsid w:val="001F6194"/>
    <w:rsid w:val="001F7756"/>
    <w:rsid w:val="002029DC"/>
    <w:rsid w:val="002051F6"/>
    <w:rsid w:val="00205DFC"/>
    <w:rsid w:val="00206C0A"/>
    <w:rsid w:val="00214323"/>
    <w:rsid w:val="00217AF9"/>
    <w:rsid w:val="002219BF"/>
    <w:rsid w:val="0022308B"/>
    <w:rsid w:val="00223CEC"/>
    <w:rsid w:val="00224196"/>
    <w:rsid w:val="00224675"/>
    <w:rsid w:val="00224700"/>
    <w:rsid w:val="0022516C"/>
    <w:rsid w:val="0023003C"/>
    <w:rsid w:val="00230CA2"/>
    <w:rsid w:val="0023133A"/>
    <w:rsid w:val="002314A0"/>
    <w:rsid w:val="00231B7F"/>
    <w:rsid w:val="00233944"/>
    <w:rsid w:val="002359A8"/>
    <w:rsid w:val="00237855"/>
    <w:rsid w:val="002403E3"/>
    <w:rsid w:val="00242363"/>
    <w:rsid w:val="00244ADB"/>
    <w:rsid w:val="00252990"/>
    <w:rsid w:val="00255F37"/>
    <w:rsid w:val="002565E4"/>
    <w:rsid w:val="00257271"/>
    <w:rsid w:val="00260140"/>
    <w:rsid w:val="002640D5"/>
    <w:rsid w:val="002652DC"/>
    <w:rsid w:val="00265A89"/>
    <w:rsid w:val="00270A4A"/>
    <w:rsid w:val="00271D7C"/>
    <w:rsid w:val="002730CA"/>
    <w:rsid w:val="00280E1F"/>
    <w:rsid w:val="00281311"/>
    <w:rsid w:val="00282A78"/>
    <w:rsid w:val="00285DC8"/>
    <w:rsid w:val="002906D1"/>
    <w:rsid w:val="00290E94"/>
    <w:rsid w:val="00292574"/>
    <w:rsid w:val="0029295B"/>
    <w:rsid w:val="00293FB1"/>
    <w:rsid w:val="00294525"/>
    <w:rsid w:val="00294806"/>
    <w:rsid w:val="00297804"/>
    <w:rsid w:val="002A1664"/>
    <w:rsid w:val="002A23F7"/>
    <w:rsid w:val="002A2F39"/>
    <w:rsid w:val="002B2293"/>
    <w:rsid w:val="002B6794"/>
    <w:rsid w:val="002B713E"/>
    <w:rsid w:val="002B7B09"/>
    <w:rsid w:val="002B7E62"/>
    <w:rsid w:val="002C31FC"/>
    <w:rsid w:val="002D0CC3"/>
    <w:rsid w:val="002D0F2A"/>
    <w:rsid w:val="002D2486"/>
    <w:rsid w:val="002D2D80"/>
    <w:rsid w:val="002D3EAA"/>
    <w:rsid w:val="002D69B2"/>
    <w:rsid w:val="002D6C32"/>
    <w:rsid w:val="002E06B4"/>
    <w:rsid w:val="002E1DE8"/>
    <w:rsid w:val="002E3A13"/>
    <w:rsid w:val="002E6B6C"/>
    <w:rsid w:val="002E6C3E"/>
    <w:rsid w:val="002E7E87"/>
    <w:rsid w:val="002F3AAD"/>
    <w:rsid w:val="002F4DE5"/>
    <w:rsid w:val="003003B0"/>
    <w:rsid w:val="00300969"/>
    <w:rsid w:val="00300D2F"/>
    <w:rsid w:val="00303DBB"/>
    <w:rsid w:val="0030484F"/>
    <w:rsid w:val="00304BD4"/>
    <w:rsid w:val="003108B2"/>
    <w:rsid w:val="0031172B"/>
    <w:rsid w:val="00311BB7"/>
    <w:rsid w:val="00311D8D"/>
    <w:rsid w:val="00311F79"/>
    <w:rsid w:val="00312341"/>
    <w:rsid w:val="00313240"/>
    <w:rsid w:val="00314A4B"/>
    <w:rsid w:val="003160B3"/>
    <w:rsid w:val="00320442"/>
    <w:rsid w:val="003274E1"/>
    <w:rsid w:val="00330E8A"/>
    <w:rsid w:val="00331CB6"/>
    <w:rsid w:val="00333E34"/>
    <w:rsid w:val="00335050"/>
    <w:rsid w:val="0033725F"/>
    <w:rsid w:val="00343370"/>
    <w:rsid w:val="0034502D"/>
    <w:rsid w:val="0034509A"/>
    <w:rsid w:val="0034731D"/>
    <w:rsid w:val="00350254"/>
    <w:rsid w:val="0035129A"/>
    <w:rsid w:val="0035291C"/>
    <w:rsid w:val="003537D6"/>
    <w:rsid w:val="0035676A"/>
    <w:rsid w:val="00360957"/>
    <w:rsid w:val="00364594"/>
    <w:rsid w:val="003646A0"/>
    <w:rsid w:val="00364B61"/>
    <w:rsid w:val="00364D87"/>
    <w:rsid w:val="0036562D"/>
    <w:rsid w:val="003658BB"/>
    <w:rsid w:val="00370184"/>
    <w:rsid w:val="00370F8D"/>
    <w:rsid w:val="003720A9"/>
    <w:rsid w:val="00372C98"/>
    <w:rsid w:val="00377247"/>
    <w:rsid w:val="00377A56"/>
    <w:rsid w:val="00380572"/>
    <w:rsid w:val="003814B3"/>
    <w:rsid w:val="00381E64"/>
    <w:rsid w:val="00382B11"/>
    <w:rsid w:val="00383D5D"/>
    <w:rsid w:val="00387E42"/>
    <w:rsid w:val="003927BD"/>
    <w:rsid w:val="00393F7C"/>
    <w:rsid w:val="0039492D"/>
    <w:rsid w:val="00394F38"/>
    <w:rsid w:val="003959D9"/>
    <w:rsid w:val="0039756A"/>
    <w:rsid w:val="003A5EA2"/>
    <w:rsid w:val="003A74C1"/>
    <w:rsid w:val="003B1D22"/>
    <w:rsid w:val="003B3E77"/>
    <w:rsid w:val="003B561E"/>
    <w:rsid w:val="003B7F75"/>
    <w:rsid w:val="003C0A37"/>
    <w:rsid w:val="003C1094"/>
    <w:rsid w:val="003C16FE"/>
    <w:rsid w:val="003D0735"/>
    <w:rsid w:val="003D09F0"/>
    <w:rsid w:val="003D1606"/>
    <w:rsid w:val="003D2127"/>
    <w:rsid w:val="003D3204"/>
    <w:rsid w:val="003D3B39"/>
    <w:rsid w:val="003D5A73"/>
    <w:rsid w:val="003D7BD5"/>
    <w:rsid w:val="003E0E47"/>
    <w:rsid w:val="003E280C"/>
    <w:rsid w:val="003E740F"/>
    <w:rsid w:val="003F284C"/>
    <w:rsid w:val="003F29F5"/>
    <w:rsid w:val="003F7D08"/>
    <w:rsid w:val="00401346"/>
    <w:rsid w:val="0040204D"/>
    <w:rsid w:val="00402613"/>
    <w:rsid w:val="0040279D"/>
    <w:rsid w:val="00403244"/>
    <w:rsid w:val="00405BEB"/>
    <w:rsid w:val="00406BC8"/>
    <w:rsid w:val="00407E0A"/>
    <w:rsid w:val="00410FC6"/>
    <w:rsid w:val="004117CF"/>
    <w:rsid w:val="00413051"/>
    <w:rsid w:val="00417144"/>
    <w:rsid w:val="00431C0A"/>
    <w:rsid w:val="00432EAC"/>
    <w:rsid w:val="0043387C"/>
    <w:rsid w:val="004366EF"/>
    <w:rsid w:val="004367BF"/>
    <w:rsid w:val="00441E14"/>
    <w:rsid w:val="004467E7"/>
    <w:rsid w:val="00446D1A"/>
    <w:rsid w:val="00447272"/>
    <w:rsid w:val="004472F0"/>
    <w:rsid w:val="00450D9D"/>
    <w:rsid w:val="00450E94"/>
    <w:rsid w:val="00451029"/>
    <w:rsid w:val="00452A44"/>
    <w:rsid w:val="00454C83"/>
    <w:rsid w:val="00454CAF"/>
    <w:rsid w:val="00455755"/>
    <w:rsid w:val="004600EA"/>
    <w:rsid w:val="0046064A"/>
    <w:rsid w:val="00461C74"/>
    <w:rsid w:val="0046274C"/>
    <w:rsid w:val="00463D5C"/>
    <w:rsid w:val="00463E7C"/>
    <w:rsid w:val="00470209"/>
    <w:rsid w:val="00471F92"/>
    <w:rsid w:val="0047211B"/>
    <w:rsid w:val="004755B0"/>
    <w:rsid w:val="00481CBC"/>
    <w:rsid w:val="00484033"/>
    <w:rsid w:val="00485115"/>
    <w:rsid w:val="00486E00"/>
    <w:rsid w:val="004923EC"/>
    <w:rsid w:val="00493B33"/>
    <w:rsid w:val="00494352"/>
    <w:rsid w:val="0049578B"/>
    <w:rsid w:val="004A1685"/>
    <w:rsid w:val="004A202D"/>
    <w:rsid w:val="004A4293"/>
    <w:rsid w:val="004A6612"/>
    <w:rsid w:val="004A7B41"/>
    <w:rsid w:val="004B35A5"/>
    <w:rsid w:val="004B529A"/>
    <w:rsid w:val="004B6873"/>
    <w:rsid w:val="004B69E4"/>
    <w:rsid w:val="004B6CB0"/>
    <w:rsid w:val="004B7D31"/>
    <w:rsid w:val="004C3C7B"/>
    <w:rsid w:val="004C5BA0"/>
    <w:rsid w:val="004C712B"/>
    <w:rsid w:val="004D1DC0"/>
    <w:rsid w:val="004D7DE8"/>
    <w:rsid w:val="004E0732"/>
    <w:rsid w:val="004E0C76"/>
    <w:rsid w:val="004E2D1B"/>
    <w:rsid w:val="004E5BAF"/>
    <w:rsid w:val="004F0928"/>
    <w:rsid w:val="004F1940"/>
    <w:rsid w:val="004F5AE9"/>
    <w:rsid w:val="004F7A40"/>
    <w:rsid w:val="005005CD"/>
    <w:rsid w:val="00501BE1"/>
    <w:rsid w:val="005124B7"/>
    <w:rsid w:val="00516669"/>
    <w:rsid w:val="005236B4"/>
    <w:rsid w:val="005310F4"/>
    <w:rsid w:val="005331AA"/>
    <w:rsid w:val="005345DB"/>
    <w:rsid w:val="00535161"/>
    <w:rsid w:val="00537519"/>
    <w:rsid w:val="0054009B"/>
    <w:rsid w:val="00540E12"/>
    <w:rsid w:val="00541498"/>
    <w:rsid w:val="0054470B"/>
    <w:rsid w:val="00545F1F"/>
    <w:rsid w:val="00546452"/>
    <w:rsid w:val="00546CBA"/>
    <w:rsid w:val="00547FAE"/>
    <w:rsid w:val="0055365B"/>
    <w:rsid w:val="0055379B"/>
    <w:rsid w:val="005578C7"/>
    <w:rsid w:val="00557CCB"/>
    <w:rsid w:val="00560275"/>
    <w:rsid w:val="00561E65"/>
    <w:rsid w:val="00562476"/>
    <w:rsid w:val="005645F0"/>
    <w:rsid w:val="005654E5"/>
    <w:rsid w:val="00567E57"/>
    <w:rsid w:val="005713E6"/>
    <w:rsid w:val="00575F6A"/>
    <w:rsid w:val="005765AA"/>
    <w:rsid w:val="005803A7"/>
    <w:rsid w:val="0058347B"/>
    <w:rsid w:val="00585EBD"/>
    <w:rsid w:val="00587D3E"/>
    <w:rsid w:val="005907F7"/>
    <w:rsid w:val="00595763"/>
    <w:rsid w:val="005A03FB"/>
    <w:rsid w:val="005A04A2"/>
    <w:rsid w:val="005A1262"/>
    <w:rsid w:val="005A3EFD"/>
    <w:rsid w:val="005A7272"/>
    <w:rsid w:val="005A78A8"/>
    <w:rsid w:val="005B07F1"/>
    <w:rsid w:val="005B090D"/>
    <w:rsid w:val="005B4617"/>
    <w:rsid w:val="005B5331"/>
    <w:rsid w:val="005B66DA"/>
    <w:rsid w:val="005B7746"/>
    <w:rsid w:val="005C22C2"/>
    <w:rsid w:val="005C256D"/>
    <w:rsid w:val="005C2833"/>
    <w:rsid w:val="005C30D7"/>
    <w:rsid w:val="005C3B15"/>
    <w:rsid w:val="005C3CF1"/>
    <w:rsid w:val="005C52C8"/>
    <w:rsid w:val="005D0422"/>
    <w:rsid w:val="005D220E"/>
    <w:rsid w:val="005D5086"/>
    <w:rsid w:val="005D7DA5"/>
    <w:rsid w:val="005E033C"/>
    <w:rsid w:val="005E0B30"/>
    <w:rsid w:val="005E45FC"/>
    <w:rsid w:val="005E553D"/>
    <w:rsid w:val="005F0143"/>
    <w:rsid w:val="005F1797"/>
    <w:rsid w:val="005F24D8"/>
    <w:rsid w:val="005F3C98"/>
    <w:rsid w:val="005F5C34"/>
    <w:rsid w:val="005F6390"/>
    <w:rsid w:val="00603695"/>
    <w:rsid w:val="0060491F"/>
    <w:rsid w:val="00604BF2"/>
    <w:rsid w:val="006063E6"/>
    <w:rsid w:val="00607EA4"/>
    <w:rsid w:val="00611C1F"/>
    <w:rsid w:val="006125A3"/>
    <w:rsid w:val="00615573"/>
    <w:rsid w:val="006170D7"/>
    <w:rsid w:val="00617FC3"/>
    <w:rsid w:val="00625E37"/>
    <w:rsid w:val="00626122"/>
    <w:rsid w:val="00627C06"/>
    <w:rsid w:val="00631354"/>
    <w:rsid w:val="00634CF3"/>
    <w:rsid w:val="0063522E"/>
    <w:rsid w:val="0063665F"/>
    <w:rsid w:val="006444F3"/>
    <w:rsid w:val="00644956"/>
    <w:rsid w:val="00647827"/>
    <w:rsid w:val="00647FCA"/>
    <w:rsid w:val="00651126"/>
    <w:rsid w:val="00651552"/>
    <w:rsid w:val="0065406B"/>
    <w:rsid w:val="00655A80"/>
    <w:rsid w:val="00657DBB"/>
    <w:rsid w:val="006619BB"/>
    <w:rsid w:val="00676B27"/>
    <w:rsid w:val="00677D90"/>
    <w:rsid w:val="00684567"/>
    <w:rsid w:val="00687B26"/>
    <w:rsid w:val="00692CDF"/>
    <w:rsid w:val="00694D1B"/>
    <w:rsid w:val="00696C9E"/>
    <w:rsid w:val="00696F40"/>
    <w:rsid w:val="006A00D7"/>
    <w:rsid w:val="006A16B3"/>
    <w:rsid w:val="006A1C24"/>
    <w:rsid w:val="006A4042"/>
    <w:rsid w:val="006A52C8"/>
    <w:rsid w:val="006A6CC4"/>
    <w:rsid w:val="006A702A"/>
    <w:rsid w:val="006B01CA"/>
    <w:rsid w:val="006B2234"/>
    <w:rsid w:val="006B409D"/>
    <w:rsid w:val="006B423D"/>
    <w:rsid w:val="006B44BC"/>
    <w:rsid w:val="006C6084"/>
    <w:rsid w:val="006C6285"/>
    <w:rsid w:val="006C62D2"/>
    <w:rsid w:val="006C654C"/>
    <w:rsid w:val="006C6F0B"/>
    <w:rsid w:val="006D41F1"/>
    <w:rsid w:val="006D7849"/>
    <w:rsid w:val="006E18E7"/>
    <w:rsid w:val="006E34B2"/>
    <w:rsid w:val="006E5873"/>
    <w:rsid w:val="006F2E29"/>
    <w:rsid w:val="006F3C9E"/>
    <w:rsid w:val="006F76EC"/>
    <w:rsid w:val="00700986"/>
    <w:rsid w:val="007019A4"/>
    <w:rsid w:val="00704119"/>
    <w:rsid w:val="00704779"/>
    <w:rsid w:val="00704E35"/>
    <w:rsid w:val="00705050"/>
    <w:rsid w:val="0070540E"/>
    <w:rsid w:val="00705FBF"/>
    <w:rsid w:val="0071213F"/>
    <w:rsid w:val="007121C9"/>
    <w:rsid w:val="0071437E"/>
    <w:rsid w:val="007150CD"/>
    <w:rsid w:val="00715960"/>
    <w:rsid w:val="0071627B"/>
    <w:rsid w:val="0071678C"/>
    <w:rsid w:val="00717326"/>
    <w:rsid w:val="0072681F"/>
    <w:rsid w:val="00726AFB"/>
    <w:rsid w:val="00727220"/>
    <w:rsid w:val="0073342D"/>
    <w:rsid w:val="007336B9"/>
    <w:rsid w:val="0073373D"/>
    <w:rsid w:val="00735657"/>
    <w:rsid w:val="00735B8E"/>
    <w:rsid w:val="00735E1E"/>
    <w:rsid w:val="00737984"/>
    <w:rsid w:val="00740407"/>
    <w:rsid w:val="00743752"/>
    <w:rsid w:val="007459A5"/>
    <w:rsid w:val="007462D7"/>
    <w:rsid w:val="0074797A"/>
    <w:rsid w:val="0075116B"/>
    <w:rsid w:val="0075551B"/>
    <w:rsid w:val="00755626"/>
    <w:rsid w:val="00755DEA"/>
    <w:rsid w:val="00755ECF"/>
    <w:rsid w:val="00756944"/>
    <w:rsid w:val="0075703F"/>
    <w:rsid w:val="0076094A"/>
    <w:rsid w:val="00762B2C"/>
    <w:rsid w:val="00764F4E"/>
    <w:rsid w:val="00764FA9"/>
    <w:rsid w:val="00765762"/>
    <w:rsid w:val="00766A9E"/>
    <w:rsid w:val="00770276"/>
    <w:rsid w:val="00770FF2"/>
    <w:rsid w:val="007716F7"/>
    <w:rsid w:val="007751EB"/>
    <w:rsid w:val="00776BDA"/>
    <w:rsid w:val="0077748B"/>
    <w:rsid w:val="00777952"/>
    <w:rsid w:val="00777D8D"/>
    <w:rsid w:val="007806B1"/>
    <w:rsid w:val="00782C05"/>
    <w:rsid w:val="007833C9"/>
    <w:rsid w:val="007838C8"/>
    <w:rsid w:val="007913A2"/>
    <w:rsid w:val="00791CE3"/>
    <w:rsid w:val="00792AD1"/>
    <w:rsid w:val="007933C0"/>
    <w:rsid w:val="00795945"/>
    <w:rsid w:val="007969E4"/>
    <w:rsid w:val="00797756"/>
    <w:rsid w:val="00797A31"/>
    <w:rsid w:val="007A6328"/>
    <w:rsid w:val="007A68FA"/>
    <w:rsid w:val="007A7FA1"/>
    <w:rsid w:val="007B0091"/>
    <w:rsid w:val="007B0762"/>
    <w:rsid w:val="007B0861"/>
    <w:rsid w:val="007B4081"/>
    <w:rsid w:val="007B4F55"/>
    <w:rsid w:val="007B507E"/>
    <w:rsid w:val="007C1A5C"/>
    <w:rsid w:val="007C1AC3"/>
    <w:rsid w:val="007C24F8"/>
    <w:rsid w:val="007C2B51"/>
    <w:rsid w:val="007C5C67"/>
    <w:rsid w:val="007D23BD"/>
    <w:rsid w:val="007D50E1"/>
    <w:rsid w:val="007D661A"/>
    <w:rsid w:val="007D6AAF"/>
    <w:rsid w:val="007D76CA"/>
    <w:rsid w:val="007E27C5"/>
    <w:rsid w:val="007E50F2"/>
    <w:rsid w:val="007E5267"/>
    <w:rsid w:val="007E6851"/>
    <w:rsid w:val="007F1688"/>
    <w:rsid w:val="007F1E5A"/>
    <w:rsid w:val="007F370D"/>
    <w:rsid w:val="007F3931"/>
    <w:rsid w:val="007F7A7B"/>
    <w:rsid w:val="00801152"/>
    <w:rsid w:val="00801D0E"/>
    <w:rsid w:val="008030DD"/>
    <w:rsid w:val="0080367C"/>
    <w:rsid w:val="00807C51"/>
    <w:rsid w:val="00811B48"/>
    <w:rsid w:val="00812C37"/>
    <w:rsid w:val="00814298"/>
    <w:rsid w:val="008155D1"/>
    <w:rsid w:val="00815780"/>
    <w:rsid w:val="008162DA"/>
    <w:rsid w:val="008165FC"/>
    <w:rsid w:val="00820A1E"/>
    <w:rsid w:val="008236ED"/>
    <w:rsid w:val="008267EE"/>
    <w:rsid w:val="00833E88"/>
    <w:rsid w:val="00840AE8"/>
    <w:rsid w:val="0084171A"/>
    <w:rsid w:val="0084481F"/>
    <w:rsid w:val="00844DE5"/>
    <w:rsid w:val="00846A92"/>
    <w:rsid w:val="00847A21"/>
    <w:rsid w:val="00851A79"/>
    <w:rsid w:val="008556A6"/>
    <w:rsid w:val="00855949"/>
    <w:rsid w:val="00856ADF"/>
    <w:rsid w:val="00857BD2"/>
    <w:rsid w:val="00863EBC"/>
    <w:rsid w:val="008640E7"/>
    <w:rsid w:val="008644B7"/>
    <w:rsid w:val="008652E0"/>
    <w:rsid w:val="00866534"/>
    <w:rsid w:val="0086743D"/>
    <w:rsid w:val="00867778"/>
    <w:rsid w:val="00867C0E"/>
    <w:rsid w:val="00870F8B"/>
    <w:rsid w:val="00871EE8"/>
    <w:rsid w:val="00874BC9"/>
    <w:rsid w:val="00883CC6"/>
    <w:rsid w:val="0088490F"/>
    <w:rsid w:val="00884DB3"/>
    <w:rsid w:val="00885A66"/>
    <w:rsid w:val="00885A68"/>
    <w:rsid w:val="00885CCE"/>
    <w:rsid w:val="00890AED"/>
    <w:rsid w:val="00891137"/>
    <w:rsid w:val="00891516"/>
    <w:rsid w:val="008A223F"/>
    <w:rsid w:val="008A373A"/>
    <w:rsid w:val="008A5AEC"/>
    <w:rsid w:val="008A6E30"/>
    <w:rsid w:val="008B159F"/>
    <w:rsid w:val="008B2473"/>
    <w:rsid w:val="008B4B1E"/>
    <w:rsid w:val="008C0F2A"/>
    <w:rsid w:val="008C17A5"/>
    <w:rsid w:val="008C3A59"/>
    <w:rsid w:val="008C5691"/>
    <w:rsid w:val="008C68CA"/>
    <w:rsid w:val="008C7446"/>
    <w:rsid w:val="008D185C"/>
    <w:rsid w:val="008D3615"/>
    <w:rsid w:val="008D7374"/>
    <w:rsid w:val="008E3C14"/>
    <w:rsid w:val="008E3E27"/>
    <w:rsid w:val="008E49A5"/>
    <w:rsid w:val="008E6EB5"/>
    <w:rsid w:val="008F1121"/>
    <w:rsid w:val="008F3185"/>
    <w:rsid w:val="008F48D4"/>
    <w:rsid w:val="008F7A9B"/>
    <w:rsid w:val="008F7B8A"/>
    <w:rsid w:val="0090309F"/>
    <w:rsid w:val="0090509E"/>
    <w:rsid w:val="00905E9D"/>
    <w:rsid w:val="0090613A"/>
    <w:rsid w:val="009061D6"/>
    <w:rsid w:val="009061E8"/>
    <w:rsid w:val="00906DD2"/>
    <w:rsid w:val="00907F76"/>
    <w:rsid w:val="009100DE"/>
    <w:rsid w:val="00914ABF"/>
    <w:rsid w:val="00916EAF"/>
    <w:rsid w:val="009210A8"/>
    <w:rsid w:val="00923565"/>
    <w:rsid w:val="00924A03"/>
    <w:rsid w:val="00924F99"/>
    <w:rsid w:val="00927611"/>
    <w:rsid w:val="00931338"/>
    <w:rsid w:val="009325E1"/>
    <w:rsid w:val="00936B77"/>
    <w:rsid w:val="00936BBD"/>
    <w:rsid w:val="00936DC3"/>
    <w:rsid w:val="00940ADE"/>
    <w:rsid w:val="00945990"/>
    <w:rsid w:val="00947ABA"/>
    <w:rsid w:val="009502ED"/>
    <w:rsid w:val="00954178"/>
    <w:rsid w:val="00955BCB"/>
    <w:rsid w:val="009566FE"/>
    <w:rsid w:val="00960183"/>
    <w:rsid w:val="00960A0B"/>
    <w:rsid w:val="00965ADB"/>
    <w:rsid w:val="009662F5"/>
    <w:rsid w:val="009712E8"/>
    <w:rsid w:val="00972B57"/>
    <w:rsid w:val="0097355F"/>
    <w:rsid w:val="0097397D"/>
    <w:rsid w:val="009744C9"/>
    <w:rsid w:val="0097661B"/>
    <w:rsid w:val="00984574"/>
    <w:rsid w:val="00987434"/>
    <w:rsid w:val="00987B70"/>
    <w:rsid w:val="00987DC6"/>
    <w:rsid w:val="0099041D"/>
    <w:rsid w:val="0099208A"/>
    <w:rsid w:val="0099213B"/>
    <w:rsid w:val="009941AF"/>
    <w:rsid w:val="00994547"/>
    <w:rsid w:val="009965C7"/>
    <w:rsid w:val="0099682F"/>
    <w:rsid w:val="009A021B"/>
    <w:rsid w:val="009A306C"/>
    <w:rsid w:val="009A434D"/>
    <w:rsid w:val="009A490D"/>
    <w:rsid w:val="009A5FBD"/>
    <w:rsid w:val="009B007E"/>
    <w:rsid w:val="009B0738"/>
    <w:rsid w:val="009B24B8"/>
    <w:rsid w:val="009B2918"/>
    <w:rsid w:val="009B6AB8"/>
    <w:rsid w:val="009B743C"/>
    <w:rsid w:val="009B748F"/>
    <w:rsid w:val="009B7CEE"/>
    <w:rsid w:val="009C3A8B"/>
    <w:rsid w:val="009C4897"/>
    <w:rsid w:val="009C4CFC"/>
    <w:rsid w:val="009D2AC0"/>
    <w:rsid w:val="009D4C44"/>
    <w:rsid w:val="009D6C51"/>
    <w:rsid w:val="009E1F4E"/>
    <w:rsid w:val="009E3C91"/>
    <w:rsid w:val="009E4C75"/>
    <w:rsid w:val="009E57FE"/>
    <w:rsid w:val="009E6068"/>
    <w:rsid w:val="009F0ACE"/>
    <w:rsid w:val="009F1F08"/>
    <w:rsid w:val="009F4920"/>
    <w:rsid w:val="009F5BFB"/>
    <w:rsid w:val="009F630F"/>
    <w:rsid w:val="009F69C9"/>
    <w:rsid w:val="009F74D1"/>
    <w:rsid w:val="00A00427"/>
    <w:rsid w:val="00A00A2E"/>
    <w:rsid w:val="00A0237F"/>
    <w:rsid w:val="00A12CE4"/>
    <w:rsid w:val="00A1730D"/>
    <w:rsid w:val="00A20E95"/>
    <w:rsid w:val="00A215E1"/>
    <w:rsid w:val="00A25370"/>
    <w:rsid w:val="00A25E05"/>
    <w:rsid w:val="00A25FE9"/>
    <w:rsid w:val="00A269F0"/>
    <w:rsid w:val="00A26BC6"/>
    <w:rsid w:val="00A26EF0"/>
    <w:rsid w:val="00A27667"/>
    <w:rsid w:val="00A33446"/>
    <w:rsid w:val="00A3670A"/>
    <w:rsid w:val="00A3757F"/>
    <w:rsid w:val="00A409F2"/>
    <w:rsid w:val="00A414CD"/>
    <w:rsid w:val="00A423A7"/>
    <w:rsid w:val="00A447D9"/>
    <w:rsid w:val="00A44BB1"/>
    <w:rsid w:val="00A50EAF"/>
    <w:rsid w:val="00A54AB2"/>
    <w:rsid w:val="00A63369"/>
    <w:rsid w:val="00A6396F"/>
    <w:rsid w:val="00A72307"/>
    <w:rsid w:val="00A74D54"/>
    <w:rsid w:val="00A75563"/>
    <w:rsid w:val="00A75829"/>
    <w:rsid w:val="00A77D08"/>
    <w:rsid w:val="00A84531"/>
    <w:rsid w:val="00A84F91"/>
    <w:rsid w:val="00A857F0"/>
    <w:rsid w:val="00A85C4C"/>
    <w:rsid w:val="00A93D6E"/>
    <w:rsid w:val="00A94E89"/>
    <w:rsid w:val="00A9639F"/>
    <w:rsid w:val="00AA0E23"/>
    <w:rsid w:val="00AA154F"/>
    <w:rsid w:val="00AA2650"/>
    <w:rsid w:val="00AA7563"/>
    <w:rsid w:val="00AB2532"/>
    <w:rsid w:val="00AB49DD"/>
    <w:rsid w:val="00AB5FF4"/>
    <w:rsid w:val="00AB7349"/>
    <w:rsid w:val="00AB74C8"/>
    <w:rsid w:val="00AC12B9"/>
    <w:rsid w:val="00AC2064"/>
    <w:rsid w:val="00AC2D45"/>
    <w:rsid w:val="00AC4BFD"/>
    <w:rsid w:val="00AC64E1"/>
    <w:rsid w:val="00AD14BE"/>
    <w:rsid w:val="00AD344D"/>
    <w:rsid w:val="00AD6586"/>
    <w:rsid w:val="00AE13DA"/>
    <w:rsid w:val="00AE2178"/>
    <w:rsid w:val="00AE27BB"/>
    <w:rsid w:val="00AE3DC8"/>
    <w:rsid w:val="00AE45AA"/>
    <w:rsid w:val="00AE4DE1"/>
    <w:rsid w:val="00AE56CD"/>
    <w:rsid w:val="00AE5D1A"/>
    <w:rsid w:val="00AE5E47"/>
    <w:rsid w:val="00AE69F0"/>
    <w:rsid w:val="00AE6B1A"/>
    <w:rsid w:val="00AF1279"/>
    <w:rsid w:val="00AF140D"/>
    <w:rsid w:val="00AF18F5"/>
    <w:rsid w:val="00AF2F58"/>
    <w:rsid w:val="00AF34C8"/>
    <w:rsid w:val="00B00189"/>
    <w:rsid w:val="00B00BBE"/>
    <w:rsid w:val="00B0358F"/>
    <w:rsid w:val="00B039E2"/>
    <w:rsid w:val="00B0437D"/>
    <w:rsid w:val="00B06AE0"/>
    <w:rsid w:val="00B10F4A"/>
    <w:rsid w:val="00B12F02"/>
    <w:rsid w:val="00B13F92"/>
    <w:rsid w:val="00B14355"/>
    <w:rsid w:val="00B15CD7"/>
    <w:rsid w:val="00B16351"/>
    <w:rsid w:val="00B16692"/>
    <w:rsid w:val="00B209CA"/>
    <w:rsid w:val="00B20AC6"/>
    <w:rsid w:val="00B238C2"/>
    <w:rsid w:val="00B3112F"/>
    <w:rsid w:val="00B31E54"/>
    <w:rsid w:val="00B31F07"/>
    <w:rsid w:val="00B32AEA"/>
    <w:rsid w:val="00B35F63"/>
    <w:rsid w:val="00B36128"/>
    <w:rsid w:val="00B410E3"/>
    <w:rsid w:val="00B42F7B"/>
    <w:rsid w:val="00B435EC"/>
    <w:rsid w:val="00B43A80"/>
    <w:rsid w:val="00B43BCF"/>
    <w:rsid w:val="00B45400"/>
    <w:rsid w:val="00B460D0"/>
    <w:rsid w:val="00B518C1"/>
    <w:rsid w:val="00B54CE7"/>
    <w:rsid w:val="00B54EE7"/>
    <w:rsid w:val="00B55650"/>
    <w:rsid w:val="00B576BA"/>
    <w:rsid w:val="00B62291"/>
    <w:rsid w:val="00B6367E"/>
    <w:rsid w:val="00B64BBD"/>
    <w:rsid w:val="00B6589B"/>
    <w:rsid w:val="00B659D1"/>
    <w:rsid w:val="00B660AC"/>
    <w:rsid w:val="00B66DA3"/>
    <w:rsid w:val="00B67E45"/>
    <w:rsid w:val="00B72FCA"/>
    <w:rsid w:val="00B7448A"/>
    <w:rsid w:val="00B7498C"/>
    <w:rsid w:val="00B75063"/>
    <w:rsid w:val="00B76A12"/>
    <w:rsid w:val="00B83751"/>
    <w:rsid w:val="00B912D8"/>
    <w:rsid w:val="00B934B2"/>
    <w:rsid w:val="00B96A46"/>
    <w:rsid w:val="00BA29BE"/>
    <w:rsid w:val="00BA4918"/>
    <w:rsid w:val="00BA60B5"/>
    <w:rsid w:val="00BB2DE7"/>
    <w:rsid w:val="00BB3EC5"/>
    <w:rsid w:val="00BB4364"/>
    <w:rsid w:val="00BB4838"/>
    <w:rsid w:val="00BB50E4"/>
    <w:rsid w:val="00BB71FC"/>
    <w:rsid w:val="00BC1CB7"/>
    <w:rsid w:val="00BC5B48"/>
    <w:rsid w:val="00BC5FB1"/>
    <w:rsid w:val="00BC68B9"/>
    <w:rsid w:val="00BC690F"/>
    <w:rsid w:val="00BC7603"/>
    <w:rsid w:val="00BC7D0B"/>
    <w:rsid w:val="00BD0B7E"/>
    <w:rsid w:val="00BD1AF9"/>
    <w:rsid w:val="00BD4610"/>
    <w:rsid w:val="00BD60EA"/>
    <w:rsid w:val="00BD7B70"/>
    <w:rsid w:val="00BF1D31"/>
    <w:rsid w:val="00BF30B3"/>
    <w:rsid w:val="00BF3418"/>
    <w:rsid w:val="00BF4D3E"/>
    <w:rsid w:val="00BF5FC1"/>
    <w:rsid w:val="00BF604B"/>
    <w:rsid w:val="00BF6258"/>
    <w:rsid w:val="00BF73DC"/>
    <w:rsid w:val="00C00673"/>
    <w:rsid w:val="00C01FD1"/>
    <w:rsid w:val="00C04B44"/>
    <w:rsid w:val="00C05465"/>
    <w:rsid w:val="00C05A2D"/>
    <w:rsid w:val="00C06C12"/>
    <w:rsid w:val="00C129DA"/>
    <w:rsid w:val="00C15182"/>
    <w:rsid w:val="00C1565D"/>
    <w:rsid w:val="00C17A42"/>
    <w:rsid w:val="00C208F2"/>
    <w:rsid w:val="00C2116E"/>
    <w:rsid w:val="00C21ECF"/>
    <w:rsid w:val="00C22FC7"/>
    <w:rsid w:val="00C257AC"/>
    <w:rsid w:val="00C26F02"/>
    <w:rsid w:val="00C27307"/>
    <w:rsid w:val="00C31B51"/>
    <w:rsid w:val="00C3221A"/>
    <w:rsid w:val="00C324B7"/>
    <w:rsid w:val="00C3270E"/>
    <w:rsid w:val="00C3285B"/>
    <w:rsid w:val="00C33DF2"/>
    <w:rsid w:val="00C34325"/>
    <w:rsid w:val="00C34FAD"/>
    <w:rsid w:val="00C35179"/>
    <w:rsid w:val="00C3758A"/>
    <w:rsid w:val="00C377CA"/>
    <w:rsid w:val="00C40EAF"/>
    <w:rsid w:val="00C4280D"/>
    <w:rsid w:val="00C51D46"/>
    <w:rsid w:val="00C51E95"/>
    <w:rsid w:val="00C54574"/>
    <w:rsid w:val="00C54C08"/>
    <w:rsid w:val="00C55F32"/>
    <w:rsid w:val="00C57EE0"/>
    <w:rsid w:val="00C6008F"/>
    <w:rsid w:val="00C603C4"/>
    <w:rsid w:val="00C62991"/>
    <w:rsid w:val="00C746E9"/>
    <w:rsid w:val="00C809D1"/>
    <w:rsid w:val="00C81E3A"/>
    <w:rsid w:val="00C823B6"/>
    <w:rsid w:val="00C8438C"/>
    <w:rsid w:val="00C876AD"/>
    <w:rsid w:val="00C9240D"/>
    <w:rsid w:val="00C937AE"/>
    <w:rsid w:val="00C946CD"/>
    <w:rsid w:val="00CA193C"/>
    <w:rsid w:val="00CA1BAA"/>
    <w:rsid w:val="00CA5D07"/>
    <w:rsid w:val="00CB038D"/>
    <w:rsid w:val="00CB0856"/>
    <w:rsid w:val="00CB092C"/>
    <w:rsid w:val="00CB2D45"/>
    <w:rsid w:val="00CB38E9"/>
    <w:rsid w:val="00CB668B"/>
    <w:rsid w:val="00CB672D"/>
    <w:rsid w:val="00CB728D"/>
    <w:rsid w:val="00CC0092"/>
    <w:rsid w:val="00CC1427"/>
    <w:rsid w:val="00CC1C6D"/>
    <w:rsid w:val="00CC2FE2"/>
    <w:rsid w:val="00CC47DB"/>
    <w:rsid w:val="00CC4B75"/>
    <w:rsid w:val="00CC744F"/>
    <w:rsid w:val="00CD1EB5"/>
    <w:rsid w:val="00CD1EE2"/>
    <w:rsid w:val="00CD7227"/>
    <w:rsid w:val="00CE0DFA"/>
    <w:rsid w:val="00CE0F03"/>
    <w:rsid w:val="00CE2141"/>
    <w:rsid w:val="00CE2816"/>
    <w:rsid w:val="00CE3BA7"/>
    <w:rsid w:val="00CE45CD"/>
    <w:rsid w:val="00CE528F"/>
    <w:rsid w:val="00CE723B"/>
    <w:rsid w:val="00CF0EB4"/>
    <w:rsid w:val="00CF2A1B"/>
    <w:rsid w:val="00CF339C"/>
    <w:rsid w:val="00CF5D85"/>
    <w:rsid w:val="00D01963"/>
    <w:rsid w:val="00D02ED2"/>
    <w:rsid w:val="00D05776"/>
    <w:rsid w:val="00D05EBE"/>
    <w:rsid w:val="00D06B39"/>
    <w:rsid w:val="00D116C4"/>
    <w:rsid w:val="00D13A15"/>
    <w:rsid w:val="00D13D6E"/>
    <w:rsid w:val="00D14DAD"/>
    <w:rsid w:val="00D1512F"/>
    <w:rsid w:val="00D16483"/>
    <w:rsid w:val="00D16FBB"/>
    <w:rsid w:val="00D209A9"/>
    <w:rsid w:val="00D20D40"/>
    <w:rsid w:val="00D20E84"/>
    <w:rsid w:val="00D25117"/>
    <w:rsid w:val="00D25457"/>
    <w:rsid w:val="00D2572B"/>
    <w:rsid w:val="00D25790"/>
    <w:rsid w:val="00D334D0"/>
    <w:rsid w:val="00D33CCA"/>
    <w:rsid w:val="00D37D6E"/>
    <w:rsid w:val="00D41C48"/>
    <w:rsid w:val="00D42441"/>
    <w:rsid w:val="00D42962"/>
    <w:rsid w:val="00D447EF"/>
    <w:rsid w:val="00D44C1C"/>
    <w:rsid w:val="00D46AF3"/>
    <w:rsid w:val="00D50741"/>
    <w:rsid w:val="00D524BD"/>
    <w:rsid w:val="00D5378D"/>
    <w:rsid w:val="00D55CED"/>
    <w:rsid w:val="00D56107"/>
    <w:rsid w:val="00D5716A"/>
    <w:rsid w:val="00D60436"/>
    <w:rsid w:val="00D608C6"/>
    <w:rsid w:val="00D60E28"/>
    <w:rsid w:val="00D6326F"/>
    <w:rsid w:val="00D67A65"/>
    <w:rsid w:val="00D70167"/>
    <w:rsid w:val="00D73139"/>
    <w:rsid w:val="00D744E3"/>
    <w:rsid w:val="00D74769"/>
    <w:rsid w:val="00D76F8F"/>
    <w:rsid w:val="00D80731"/>
    <w:rsid w:val="00D81655"/>
    <w:rsid w:val="00D852B9"/>
    <w:rsid w:val="00D85FA9"/>
    <w:rsid w:val="00D86698"/>
    <w:rsid w:val="00D91ECB"/>
    <w:rsid w:val="00D932BA"/>
    <w:rsid w:val="00D95D62"/>
    <w:rsid w:val="00D97114"/>
    <w:rsid w:val="00DA028F"/>
    <w:rsid w:val="00DA053B"/>
    <w:rsid w:val="00DA0B39"/>
    <w:rsid w:val="00DA17B6"/>
    <w:rsid w:val="00DA36E6"/>
    <w:rsid w:val="00DA3934"/>
    <w:rsid w:val="00DA5C11"/>
    <w:rsid w:val="00DB3237"/>
    <w:rsid w:val="00DB3DC2"/>
    <w:rsid w:val="00DB4A77"/>
    <w:rsid w:val="00DC19DD"/>
    <w:rsid w:val="00DC4C6E"/>
    <w:rsid w:val="00DC4CB4"/>
    <w:rsid w:val="00DD13BB"/>
    <w:rsid w:val="00DD1ACA"/>
    <w:rsid w:val="00DD25CD"/>
    <w:rsid w:val="00DD28FE"/>
    <w:rsid w:val="00DD6E42"/>
    <w:rsid w:val="00DE2791"/>
    <w:rsid w:val="00DE35C6"/>
    <w:rsid w:val="00DE4AE2"/>
    <w:rsid w:val="00DE646B"/>
    <w:rsid w:val="00DE66D6"/>
    <w:rsid w:val="00DE6753"/>
    <w:rsid w:val="00DF0F2E"/>
    <w:rsid w:val="00DF1BE0"/>
    <w:rsid w:val="00DF290B"/>
    <w:rsid w:val="00DF3F9E"/>
    <w:rsid w:val="00DF5807"/>
    <w:rsid w:val="00E00E28"/>
    <w:rsid w:val="00E023E8"/>
    <w:rsid w:val="00E04D8A"/>
    <w:rsid w:val="00E0737D"/>
    <w:rsid w:val="00E11805"/>
    <w:rsid w:val="00E152DC"/>
    <w:rsid w:val="00E160CD"/>
    <w:rsid w:val="00E22187"/>
    <w:rsid w:val="00E22D84"/>
    <w:rsid w:val="00E238A8"/>
    <w:rsid w:val="00E24FD3"/>
    <w:rsid w:val="00E26001"/>
    <w:rsid w:val="00E30351"/>
    <w:rsid w:val="00E316A0"/>
    <w:rsid w:val="00E33097"/>
    <w:rsid w:val="00E3320F"/>
    <w:rsid w:val="00E341B4"/>
    <w:rsid w:val="00E34F9A"/>
    <w:rsid w:val="00E35534"/>
    <w:rsid w:val="00E35ED8"/>
    <w:rsid w:val="00E415AC"/>
    <w:rsid w:val="00E46E65"/>
    <w:rsid w:val="00E5367B"/>
    <w:rsid w:val="00E546D9"/>
    <w:rsid w:val="00E560E6"/>
    <w:rsid w:val="00E652EA"/>
    <w:rsid w:val="00E655F6"/>
    <w:rsid w:val="00E72E88"/>
    <w:rsid w:val="00E73014"/>
    <w:rsid w:val="00E7653A"/>
    <w:rsid w:val="00E83DBA"/>
    <w:rsid w:val="00E841B5"/>
    <w:rsid w:val="00E85ADF"/>
    <w:rsid w:val="00E85D28"/>
    <w:rsid w:val="00E8710A"/>
    <w:rsid w:val="00E925D3"/>
    <w:rsid w:val="00E93C71"/>
    <w:rsid w:val="00E957F7"/>
    <w:rsid w:val="00E9768B"/>
    <w:rsid w:val="00EA0C11"/>
    <w:rsid w:val="00EA405B"/>
    <w:rsid w:val="00EA5B2E"/>
    <w:rsid w:val="00EA6B36"/>
    <w:rsid w:val="00EA7D9E"/>
    <w:rsid w:val="00EB1D96"/>
    <w:rsid w:val="00EB28D0"/>
    <w:rsid w:val="00EB5DDC"/>
    <w:rsid w:val="00EB6757"/>
    <w:rsid w:val="00EB6A7B"/>
    <w:rsid w:val="00EC3807"/>
    <w:rsid w:val="00EC4406"/>
    <w:rsid w:val="00ED1245"/>
    <w:rsid w:val="00ED3920"/>
    <w:rsid w:val="00ED6B0A"/>
    <w:rsid w:val="00ED7DA2"/>
    <w:rsid w:val="00EE06C7"/>
    <w:rsid w:val="00EE25DA"/>
    <w:rsid w:val="00EE2DB2"/>
    <w:rsid w:val="00EE4ECD"/>
    <w:rsid w:val="00EE58AE"/>
    <w:rsid w:val="00EE5B90"/>
    <w:rsid w:val="00EE7CB4"/>
    <w:rsid w:val="00EF03B4"/>
    <w:rsid w:val="00EF2932"/>
    <w:rsid w:val="00EF2E90"/>
    <w:rsid w:val="00EF5078"/>
    <w:rsid w:val="00EF5764"/>
    <w:rsid w:val="00F02EB4"/>
    <w:rsid w:val="00F06156"/>
    <w:rsid w:val="00F06F02"/>
    <w:rsid w:val="00F079BA"/>
    <w:rsid w:val="00F11CF3"/>
    <w:rsid w:val="00F133F0"/>
    <w:rsid w:val="00F1506F"/>
    <w:rsid w:val="00F17244"/>
    <w:rsid w:val="00F17C74"/>
    <w:rsid w:val="00F20DFB"/>
    <w:rsid w:val="00F21356"/>
    <w:rsid w:val="00F24359"/>
    <w:rsid w:val="00F24DCA"/>
    <w:rsid w:val="00F3024D"/>
    <w:rsid w:val="00F30C30"/>
    <w:rsid w:val="00F33764"/>
    <w:rsid w:val="00F3430F"/>
    <w:rsid w:val="00F35B05"/>
    <w:rsid w:val="00F37C51"/>
    <w:rsid w:val="00F44493"/>
    <w:rsid w:val="00F44C49"/>
    <w:rsid w:val="00F45771"/>
    <w:rsid w:val="00F46C19"/>
    <w:rsid w:val="00F5057E"/>
    <w:rsid w:val="00F51578"/>
    <w:rsid w:val="00F554B5"/>
    <w:rsid w:val="00F57611"/>
    <w:rsid w:val="00F6107F"/>
    <w:rsid w:val="00F61647"/>
    <w:rsid w:val="00F61A01"/>
    <w:rsid w:val="00F632CD"/>
    <w:rsid w:val="00F704F8"/>
    <w:rsid w:val="00F73068"/>
    <w:rsid w:val="00F747A1"/>
    <w:rsid w:val="00F753D5"/>
    <w:rsid w:val="00F81EEC"/>
    <w:rsid w:val="00F8306A"/>
    <w:rsid w:val="00F848EF"/>
    <w:rsid w:val="00F85F8A"/>
    <w:rsid w:val="00F8643F"/>
    <w:rsid w:val="00F86583"/>
    <w:rsid w:val="00F92AF7"/>
    <w:rsid w:val="00F9359A"/>
    <w:rsid w:val="00F944AF"/>
    <w:rsid w:val="00F958F2"/>
    <w:rsid w:val="00FA0D7E"/>
    <w:rsid w:val="00FA1481"/>
    <w:rsid w:val="00FA19B3"/>
    <w:rsid w:val="00FA2C4C"/>
    <w:rsid w:val="00FB00E9"/>
    <w:rsid w:val="00FB01EC"/>
    <w:rsid w:val="00FB1EEB"/>
    <w:rsid w:val="00FB3C22"/>
    <w:rsid w:val="00FB6BB2"/>
    <w:rsid w:val="00FB757E"/>
    <w:rsid w:val="00FC45D7"/>
    <w:rsid w:val="00FC693B"/>
    <w:rsid w:val="00FD0377"/>
    <w:rsid w:val="00FD0866"/>
    <w:rsid w:val="00FD2BE2"/>
    <w:rsid w:val="00FD7095"/>
    <w:rsid w:val="00FD7A78"/>
    <w:rsid w:val="00FE03D0"/>
    <w:rsid w:val="00FE1479"/>
    <w:rsid w:val="00FE3927"/>
    <w:rsid w:val="00FE5019"/>
    <w:rsid w:val="00FE512C"/>
    <w:rsid w:val="00FE6744"/>
    <w:rsid w:val="00FF4344"/>
    <w:rsid w:val="00FF521B"/>
    <w:rsid w:val="00FF556F"/>
    <w:rsid w:val="00FF5872"/>
    <w:rsid w:val="77D72C9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F4AA5"/>
  <w15:chartTrackingRefBased/>
  <w15:docId w15:val="{8B15C468-03E1-48A7-9206-C30E77F1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B092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85A6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C22FC7"/>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092C"/>
    <w:pPr>
      <w:tabs>
        <w:tab w:val="center" w:pos="4153"/>
        <w:tab w:val="right" w:pos="8306"/>
      </w:tabs>
      <w:snapToGrid w:val="0"/>
    </w:pPr>
    <w:rPr>
      <w:sz w:val="20"/>
      <w:szCs w:val="20"/>
    </w:rPr>
  </w:style>
  <w:style w:type="character" w:customStyle="1" w:styleId="a4">
    <w:name w:val="頁首 字元"/>
    <w:basedOn w:val="a0"/>
    <w:link w:val="a3"/>
    <w:uiPriority w:val="99"/>
    <w:rsid w:val="00CB092C"/>
    <w:rPr>
      <w:sz w:val="20"/>
      <w:szCs w:val="20"/>
    </w:rPr>
  </w:style>
  <w:style w:type="paragraph" w:styleId="a5">
    <w:name w:val="footer"/>
    <w:basedOn w:val="a"/>
    <w:link w:val="a6"/>
    <w:uiPriority w:val="99"/>
    <w:unhideWhenUsed/>
    <w:rsid w:val="00CB092C"/>
    <w:pPr>
      <w:tabs>
        <w:tab w:val="center" w:pos="4153"/>
        <w:tab w:val="right" w:pos="8306"/>
      </w:tabs>
      <w:snapToGrid w:val="0"/>
    </w:pPr>
    <w:rPr>
      <w:sz w:val="20"/>
      <w:szCs w:val="20"/>
    </w:rPr>
  </w:style>
  <w:style w:type="character" w:customStyle="1" w:styleId="a6">
    <w:name w:val="頁尾 字元"/>
    <w:basedOn w:val="a0"/>
    <w:link w:val="a5"/>
    <w:uiPriority w:val="99"/>
    <w:rsid w:val="00CB092C"/>
    <w:rPr>
      <w:sz w:val="20"/>
      <w:szCs w:val="20"/>
    </w:rPr>
  </w:style>
  <w:style w:type="character" w:customStyle="1" w:styleId="10">
    <w:name w:val="標題 1 字元"/>
    <w:basedOn w:val="a0"/>
    <w:link w:val="1"/>
    <w:uiPriority w:val="9"/>
    <w:rsid w:val="00CB092C"/>
    <w:rPr>
      <w:rFonts w:asciiTheme="majorHAnsi" w:eastAsiaTheme="majorEastAsia" w:hAnsiTheme="majorHAnsi" w:cstheme="majorBidi"/>
      <w:b/>
      <w:bCs/>
      <w:kern w:val="52"/>
      <w:sz w:val="52"/>
      <w:szCs w:val="52"/>
    </w:rPr>
  </w:style>
  <w:style w:type="paragraph" w:styleId="a7">
    <w:name w:val="List Paragraph"/>
    <w:basedOn w:val="a"/>
    <w:uiPriority w:val="34"/>
    <w:qFormat/>
    <w:rsid w:val="00885A68"/>
    <w:pPr>
      <w:ind w:leftChars="200" w:left="480"/>
    </w:pPr>
  </w:style>
  <w:style w:type="character" w:customStyle="1" w:styleId="20">
    <w:name w:val="標題 2 字元"/>
    <w:basedOn w:val="a0"/>
    <w:link w:val="2"/>
    <w:uiPriority w:val="9"/>
    <w:rsid w:val="00885A68"/>
    <w:rPr>
      <w:rFonts w:asciiTheme="majorHAnsi" w:eastAsiaTheme="majorEastAsia" w:hAnsiTheme="majorHAnsi" w:cstheme="majorBidi"/>
      <w:b/>
      <w:bCs/>
      <w:sz w:val="48"/>
      <w:szCs w:val="48"/>
    </w:rPr>
  </w:style>
  <w:style w:type="character" w:customStyle="1" w:styleId="30">
    <w:name w:val="標題 3 字元"/>
    <w:basedOn w:val="a0"/>
    <w:link w:val="3"/>
    <w:uiPriority w:val="9"/>
    <w:rsid w:val="00C22FC7"/>
    <w:rPr>
      <w:rFonts w:asciiTheme="majorHAnsi" w:eastAsiaTheme="majorEastAsia" w:hAnsiTheme="majorHAnsi" w:cstheme="majorBidi"/>
      <w:b/>
      <w:bCs/>
      <w:sz w:val="36"/>
      <w:szCs w:val="36"/>
    </w:rPr>
  </w:style>
  <w:style w:type="character" w:styleId="a8">
    <w:name w:val="Hyperlink"/>
    <w:basedOn w:val="a0"/>
    <w:uiPriority w:val="99"/>
    <w:unhideWhenUsed/>
    <w:rsid w:val="00F632CD"/>
    <w:rPr>
      <w:color w:val="0563C1" w:themeColor="hyperlink"/>
      <w:u w:val="single"/>
    </w:rPr>
  </w:style>
  <w:style w:type="character" w:styleId="a9">
    <w:name w:val="Unresolved Mention"/>
    <w:basedOn w:val="a0"/>
    <w:uiPriority w:val="99"/>
    <w:semiHidden/>
    <w:unhideWhenUsed/>
    <w:rsid w:val="00F632CD"/>
    <w:rPr>
      <w:color w:val="605E5C"/>
      <w:shd w:val="clear" w:color="auto" w:fill="E1DFDD"/>
    </w:rPr>
  </w:style>
  <w:style w:type="character" w:styleId="aa">
    <w:name w:val="annotation reference"/>
    <w:basedOn w:val="a0"/>
    <w:uiPriority w:val="99"/>
    <w:semiHidden/>
    <w:unhideWhenUsed/>
    <w:rsid w:val="007833C9"/>
    <w:rPr>
      <w:sz w:val="18"/>
      <w:szCs w:val="18"/>
    </w:rPr>
  </w:style>
  <w:style w:type="paragraph" w:styleId="ab">
    <w:name w:val="annotation text"/>
    <w:basedOn w:val="a"/>
    <w:link w:val="ac"/>
    <w:uiPriority w:val="99"/>
    <w:semiHidden/>
    <w:unhideWhenUsed/>
    <w:rsid w:val="007833C9"/>
  </w:style>
  <w:style w:type="character" w:customStyle="1" w:styleId="ac">
    <w:name w:val="註解文字 字元"/>
    <w:basedOn w:val="a0"/>
    <w:link w:val="ab"/>
    <w:uiPriority w:val="99"/>
    <w:semiHidden/>
    <w:rsid w:val="007833C9"/>
  </w:style>
  <w:style w:type="paragraph" w:styleId="ad">
    <w:name w:val="annotation subject"/>
    <w:basedOn w:val="ab"/>
    <w:next w:val="ab"/>
    <w:link w:val="ae"/>
    <w:uiPriority w:val="99"/>
    <w:semiHidden/>
    <w:unhideWhenUsed/>
    <w:rsid w:val="007833C9"/>
    <w:rPr>
      <w:b/>
      <w:bCs/>
    </w:rPr>
  </w:style>
  <w:style w:type="character" w:customStyle="1" w:styleId="ae">
    <w:name w:val="註解主旨 字元"/>
    <w:basedOn w:val="ac"/>
    <w:link w:val="ad"/>
    <w:uiPriority w:val="99"/>
    <w:semiHidden/>
    <w:rsid w:val="007833C9"/>
    <w:rPr>
      <w:b/>
      <w:bCs/>
    </w:rPr>
  </w:style>
  <w:style w:type="paragraph" w:styleId="af">
    <w:name w:val="Revision"/>
    <w:hidden/>
    <w:uiPriority w:val="99"/>
    <w:semiHidden/>
    <w:rsid w:val="00190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5283">
      <w:bodyDiv w:val="1"/>
      <w:marLeft w:val="0"/>
      <w:marRight w:val="0"/>
      <w:marTop w:val="0"/>
      <w:marBottom w:val="0"/>
      <w:divBdr>
        <w:top w:val="none" w:sz="0" w:space="0" w:color="auto"/>
        <w:left w:val="none" w:sz="0" w:space="0" w:color="auto"/>
        <w:bottom w:val="none" w:sz="0" w:space="0" w:color="auto"/>
        <w:right w:val="none" w:sz="0" w:space="0" w:color="auto"/>
      </w:divBdr>
      <w:divsChild>
        <w:div w:id="1293515860">
          <w:marLeft w:val="0"/>
          <w:marRight w:val="0"/>
          <w:marTop w:val="0"/>
          <w:marBottom w:val="0"/>
          <w:divBdr>
            <w:top w:val="none" w:sz="0" w:space="0" w:color="auto"/>
            <w:left w:val="none" w:sz="0" w:space="0" w:color="auto"/>
            <w:bottom w:val="none" w:sz="0" w:space="0" w:color="auto"/>
            <w:right w:val="none" w:sz="0" w:space="0" w:color="auto"/>
          </w:divBdr>
        </w:div>
        <w:div w:id="1089430788">
          <w:marLeft w:val="0"/>
          <w:marRight w:val="0"/>
          <w:marTop w:val="0"/>
          <w:marBottom w:val="0"/>
          <w:divBdr>
            <w:top w:val="none" w:sz="0" w:space="0" w:color="auto"/>
            <w:left w:val="none" w:sz="0" w:space="0" w:color="auto"/>
            <w:bottom w:val="none" w:sz="0" w:space="0" w:color="auto"/>
            <w:right w:val="none" w:sz="0" w:space="0" w:color="auto"/>
          </w:divBdr>
        </w:div>
        <w:div w:id="28070190">
          <w:marLeft w:val="0"/>
          <w:marRight w:val="0"/>
          <w:marTop w:val="0"/>
          <w:marBottom w:val="0"/>
          <w:divBdr>
            <w:top w:val="none" w:sz="0" w:space="0" w:color="auto"/>
            <w:left w:val="none" w:sz="0" w:space="0" w:color="auto"/>
            <w:bottom w:val="none" w:sz="0" w:space="0" w:color="auto"/>
            <w:right w:val="none" w:sz="0" w:space="0" w:color="auto"/>
          </w:divBdr>
        </w:div>
        <w:div w:id="1983465300">
          <w:marLeft w:val="0"/>
          <w:marRight w:val="0"/>
          <w:marTop w:val="0"/>
          <w:marBottom w:val="0"/>
          <w:divBdr>
            <w:top w:val="none" w:sz="0" w:space="0" w:color="auto"/>
            <w:left w:val="none" w:sz="0" w:space="0" w:color="auto"/>
            <w:bottom w:val="none" w:sz="0" w:space="0" w:color="auto"/>
            <w:right w:val="none" w:sz="0" w:space="0" w:color="auto"/>
          </w:divBdr>
        </w:div>
        <w:div w:id="1882009822">
          <w:marLeft w:val="0"/>
          <w:marRight w:val="0"/>
          <w:marTop w:val="0"/>
          <w:marBottom w:val="0"/>
          <w:divBdr>
            <w:top w:val="none" w:sz="0" w:space="0" w:color="auto"/>
            <w:left w:val="none" w:sz="0" w:space="0" w:color="auto"/>
            <w:bottom w:val="none" w:sz="0" w:space="0" w:color="auto"/>
            <w:right w:val="none" w:sz="0" w:space="0" w:color="auto"/>
          </w:divBdr>
        </w:div>
        <w:div w:id="1140346464">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92814559">
          <w:marLeft w:val="0"/>
          <w:marRight w:val="0"/>
          <w:marTop w:val="0"/>
          <w:marBottom w:val="0"/>
          <w:divBdr>
            <w:top w:val="none" w:sz="0" w:space="0" w:color="auto"/>
            <w:left w:val="none" w:sz="0" w:space="0" w:color="auto"/>
            <w:bottom w:val="none" w:sz="0" w:space="0" w:color="auto"/>
            <w:right w:val="none" w:sz="0" w:space="0" w:color="auto"/>
          </w:divBdr>
        </w:div>
      </w:divsChild>
    </w:div>
    <w:div w:id="187305436">
      <w:bodyDiv w:val="1"/>
      <w:marLeft w:val="0"/>
      <w:marRight w:val="0"/>
      <w:marTop w:val="0"/>
      <w:marBottom w:val="0"/>
      <w:divBdr>
        <w:top w:val="none" w:sz="0" w:space="0" w:color="auto"/>
        <w:left w:val="none" w:sz="0" w:space="0" w:color="auto"/>
        <w:bottom w:val="none" w:sz="0" w:space="0" w:color="auto"/>
        <w:right w:val="none" w:sz="0" w:space="0" w:color="auto"/>
      </w:divBdr>
    </w:div>
    <w:div w:id="253825996">
      <w:bodyDiv w:val="1"/>
      <w:marLeft w:val="0"/>
      <w:marRight w:val="0"/>
      <w:marTop w:val="0"/>
      <w:marBottom w:val="0"/>
      <w:divBdr>
        <w:top w:val="none" w:sz="0" w:space="0" w:color="auto"/>
        <w:left w:val="none" w:sz="0" w:space="0" w:color="auto"/>
        <w:bottom w:val="none" w:sz="0" w:space="0" w:color="auto"/>
        <w:right w:val="none" w:sz="0" w:space="0" w:color="auto"/>
      </w:divBdr>
    </w:div>
    <w:div w:id="267589023">
      <w:bodyDiv w:val="1"/>
      <w:marLeft w:val="0"/>
      <w:marRight w:val="0"/>
      <w:marTop w:val="0"/>
      <w:marBottom w:val="0"/>
      <w:divBdr>
        <w:top w:val="none" w:sz="0" w:space="0" w:color="auto"/>
        <w:left w:val="none" w:sz="0" w:space="0" w:color="auto"/>
        <w:bottom w:val="none" w:sz="0" w:space="0" w:color="auto"/>
        <w:right w:val="none" w:sz="0" w:space="0" w:color="auto"/>
      </w:divBdr>
    </w:div>
    <w:div w:id="285279834">
      <w:bodyDiv w:val="1"/>
      <w:marLeft w:val="0"/>
      <w:marRight w:val="0"/>
      <w:marTop w:val="0"/>
      <w:marBottom w:val="0"/>
      <w:divBdr>
        <w:top w:val="none" w:sz="0" w:space="0" w:color="auto"/>
        <w:left w:val="none" w:sz="0" w:space="0" w:color="auto"/>
        <w:bottom w:val="none" w:sz="0" w:space="0" w:color="auto"/>
        <w:right w:val="none" w:sz="0" w:space="0" w:color="auto"/>
      </w:divBdr>
    </w:div>
    <w:div w:id="308099625">
      <w:bodyDiv w:val="1"/>
      <w:marLeft w:val="0"/>
      <w:marRight w:val="0"/>
      <w:marTop w:val="0"/>
      <w:marBottom w:val="0"/>
      <w:divBdr>
        <w:top w:val="none" w:sz="0" w:space="0" w:color="auto"/>
        <w:left w:val="none" w:sz="0" w:space="0" w:color="auto"/>
        <w:bottom w:val="none" w:sz="0" w:space="0" w:color="auto"/>
        <w:right w:val="none" w:sz="0" w:space="0" w:color="auto"/>
      </w:divBdr>
    </w:div>
    <w:div w:id="333925153">
      <w:bodyDiv w:val="1"/>
      <w:marLeft w:val="0"/>
      <w:marRight w:val="0"/>
      <w:marTop w:val="0"/>
      <w:marBottom w:val="0"/>
      <w:divBdr>
        <w:top w:val="none" w:sz="0" w:space="0" w:color="auto"/>
        <w:left w:val="none" w:sz="0" w:space="0" w:color="auto"/>
        <w:bottom w:val="none" w:sz="0" w:space="0" w:color="auto"/>
        <w:right w:val="none" w:sz="0" w:space="0" w:color="auto"/>
      </w:divBdr>
    </w:div>
    <w:div w:id="350423971">
      <w:bodyDiv w:val="1"/>
      <w:marLeft w:val="0"/>
      <w:marRight w:val="0"/>
      <w:marTop w:val="0"/>
      <w:marBottom w:val="0"/>
      <w:divBdr>
        <w:top w:val="none" w:sz="0" w:space="0" w:color="auto"/>
        <w:left w:val="none" w:sz="0" w:space="0" w:color="auto"/>
        <w:bottom w:val="none" w:sz="0" w:space="0" w:color="auto"/>
        <w:right w:val="none" w:sz="0" w:space="0" w:color="auto"/>
      </w:divBdr>
    </w:div>
    <w:div w:id="403455568">
      <w:bodyDiv w:val="1"/>
      <w:marLeft w:val="0"/>
      <w:marRight w:val="0"/>
      <w:marTop w:val="0"/>
      <w:marBottom w:val="0"/>
      <w:divBdr>
        <w:top w:val="none" w:sz="0" w:space="0" w:color="auto"/>
        <w:left w:val="none" w:sz="0" w:space="0" w:color="auto"/>
        <w:bottom w:val="none" w:sz="0" w:space="0" w:color="auto"/>
        <w:right w:val="none" w:sz="0" w:space="0" w:color="auto"/>
      </w:divBdr>
    </w:div>
    <w:div w:id="558245468">
      <w:bodyDiv w:val="1"/>
      <w:marLeft w:val="0"/>
      <w:marRight w:val="0"/>
      <w:marTop w:val="0"/>
      <w:marBottom w:val="0"/>
      <w:divBdr>
        <w:top w:val="none" w:sz="0" w:space="0" w:color="auto"/>
        <w:left w:val="none" w:sz="0" w:space="0" w:color="auto"/>
        <w:bottom w:val="none" w:sz="0" w:space="0" w:color="auto"/>
        <w:right w:val="none" w:sz="0" w:space="0" w:color="auto"/>
      </w:divBdr>
    </w:div>
    <w:div w:id="575672168">
      <w:bodyDiv w:val="1"/>
      <w:marLeft w:val="0"/>
      <w:marRight w:val="0"/>
      <w:marTop w:val="0"/>
      <w:marBottom w:val="0"/>
      <w:divBdr>
        <w:top w:val="none" w:sz="0" w:space="0" w:color="auto"/>
        <w:left w:val="none" w:sz="0" w:space="0" w:color="auto"/>
        <w:bottom w:val="none" w:sz="0" w:space="0" w:color="auto"/>
        <w:right w:val="none" w:sz="0" w:space="0" w:color="auto"/>
      </w:divBdr>
    </w:div>
    <w:div w:id="719979769">
      <w:bodyDiv w:val="1"/>
      <w:marLeft w:val="0"/>
      <w:marRight w:val="0"/>
      <w:marTop w:val="0"/>
      <w:marBottom w:val="0"/>
      <w:divBdr>
        <w:top w:val="none" w:sz="0" w:space="0" w:color="auto"/>
        <w:left w:val="none" w:sz="0" w:space="0" w:color="auto"/>
        <w:bottom w:val="none" w:sz="0" w:space="0" w:color="auto"/>
        <w:right w:val="none" w:sz="0" w:space="0" w:color="auto"/>
      </w:divBdr>
    </w:div>
    <w:div w:id="859898424">
      <w:bodyDiv w:val="1"/>
      <w:marLeft w:val="0"/>
      <w:marRight w:val="0"/>
      <w:marTop w:val="0"/>
      <w:marBottom w:val="0"/>
      <w:divBdr>
        <w:top w:val="none" w:sz="0" w:space="0" w:color="auto"/>
        <w:left w:val="none" w:sz="0" w:space="0" w:color="auto"/>
        <w:bottom w:val="none" w:sz="0" w:space="0" w:color="auto"/>
        <w:right w:val="none" w:sz="0" w:space="0" w:color="auto"/>
      </w:divBdr>
    </w:div>
    <w:div w:id="950823706">
      <w:bodyDiv w:val="1"/>
      <w:marLeft w:val="0"/>
      <w:marRight w:val="0"/>
      <w:marTop w:val="0"/>
      <w:marBottom w:val="0"/>
      <w:divBdr>
        <w:top w:val="none" w:sz="0" w:space="0" w:color="auto"/>
        <w:left w:val="none" w:sz="0" w:space="0" w:color="auto"/>
        <w:bottom w:val="none" w:sz="0" w:space="0" w:color="auto"/>
        <w:right w:val="none" w:sz="0" w:space="0" w:color="auto"/>
      </w:divBdr>
    </w:div>
    <w:div w:id="976452000">
      <w:bodyDiv w:val="1"/>
      <w:marLeft w:val="0"/>
      <w:marRight w:val="0"/>
      <w:marTop w:val="0"/>
      <w:marBottom w:val="0"/>
      <w:divBdr>
        <w:top w:val="none" w:sz="0" w:space="0" w:color="auto"/>
        <w:left w:val="none" w:sz="0" w:space="0" w:color="auto"/>
        <w:bottom w:val="none" w:sz="0" w:space="0" w:color="auto"/>
        <w:right w:val="none" w:sz="0" w:space="0" w:color="auto"/>
      </w:divBdr>
    </w:div>
    <w:div w:id="1042366469">
      <w:bodyDiv w:val="1"/>
      <w:marLeft w:val="0"/>
      <w:marRight w:val="0"/>
      <w:marTop w:val="0"/>
      <w:marBottom w:val="0"/>
      <w:divBdr>
        <w:top w:val="none" w:sz="0" w:space="0" w:color="auto"/>
        <w:left w:val="none" w:sz="0" w:space="0" w:color="auto"/>
        <w:bottom w:val="none" w:sz="0" w:space="0" w:color="auto"/>
        <w:right w:val="none" w:sz="0" w:space="0" w:color="auto"/>
      </w:divBdr>
    </w:div>
    <w:div w:id="1124688781">
      <w:bodyDiv w:val="1"/>
      <w:marLeft w:val="0"/>
      <w:marRight w:val="0"/>
      <w:marTop w:val="0"/>
      <w:marBottom w:val="0"/>
      <w:divBdr>
        <w:top w:val="none" w:sz="0" w:space="0" w:color="auto"/>
        <w:left w:val="none" w:sz="0" w:space="0" w:color="auto"/>
        <w:bottom w:val="none" w:sz="0" w:space="0" w:color="auto"/>
        <w:right w:val="none" w:sz="0" w:space="0" w:color="auto"/>
      </w:divBdr>
    </w:div>
    <w:div w:id="1250188527">
      <w:bodyDiv w:val="1"/>
      <w:marLeft w:val="0"/>
      <w:marRight w:val="0"/>
      <w:marTop w:val="0"/>
      <w:marBottom w:val="0"/>
      <w:divBdr>
        <w:top w:val="none" w:sz="0" w:space="0" w:color="auto"/>
        <w:left w:val="none" w:sz="0" w:space="0" w:color="auto"/>
        <w:bottom w:val="none" w:sz="0" w:space="0" w:color="auto"/>
        <w:right w:val="none" w:sz="0" w:space="0" w:color="auto"/>
      </w:divBdr>
    </w:div>
    <w:div w:id="1336613301">
      <w:bodyDiv w:val="1"/>
      <w:marLeft w:val="0"/>
      <w:marRight w:val="0"/>
      <w:marTop w:val="0"/>
      <w:marBottom w:val="0"/>
      <w:divBdr>
        <w:top w:val="none" w:sz="0" w:space="0" w:color="auto"/>
        <w:left w:val="none" w:sz="0" w:space="0" w:color="auto"/>
        <w:bottom w:val="none" w:sz="0" w:space="0" w:color="auto"/>
        <w:right w:val="none" w:sz="0" w:space="0" w:color="auto"/>
      </w:divBdr>
    </w:div>
    <w:div w:id="1344935524">
      <w:bodyDiv w:val="1"/>
      <w:marLeft w:val="0"/>
      <w:marRight w:val="0"/>
      <w:marTop w:val="0"/>
      <w:marBottom w:val="0"/>
      <w:divBdr>
        <w:top w:val="none" w:sz="0" w:space="0" w:color="auto"/>
        <w:left w:val="none" w:sz="0" w:space="0" w:color="auto"/>
        <w:bottom w:val="none" w:sz="0" w:space="0" w:color="auto"/>
        <w:right w:val="none" w:sz="0" w:space="0" w:color="auto"/>
      </w:divBdr>
    </w:div>
    <w:div w:id="1369256021">
      <w:bodyDiv w:val="1"/>
      <w:marLeft w:val="0"/>
      <w:marRight w:val="0"/>
      <w:marTop w:val="0"/>
      <w:marBottom w:val="0"/>
      <w:divBdr>
        <w:top w:val="none" w:sz="0" w:space="0" w:color="auto"/>
        <w:left w:val="none" w:sz="0" w:space="0" w:color="auto"/>
        <w:bottom w:val="none" w:sz="0" w:space="0" w:color="auto"/>
        <w:right w:val="none" w:sz="0" w:space="0" w:color="auto"/>
      </w:divBdr>
    </w:div>
    <w:div w:id="1553418092">
      <w:bodyDiv w:val="1"/>
      <w:marLeft w:val="0"/>
      <w:marRight w:val="0"/>
      <w:marTop w:val="0"/>
      <w:marBottom w:val="0"/>
      <w:divBdr>
        <w:top w:val="none" w:sz="0" w:space="0" w:color="auto"/>
        <w:left w:val="none" w:sz="0" w:space="0" w:color="auto"/>
        <w:bottom w:val="none" w:sz="0" w:space="0" w:color="auto"/>
        <w:right w:val="none" w:sz="0" w:space="0" w:color="auto"/>
      </w:divBdr>
    </w:div>
    <w:div w:id="1554341307">
      <w:bodyDiv w:val="1"/>
      <w:marLeft w:val="0"/>
      <w:marRight w:val="0"/>
      <w:marTop w:val="0"/>
      <w:marBottom w:val="0"/>
      <w:divBdr>
        <w:top w:val="none" w:sz="0" w:space="0" w:color="auto"/>
        <w:left w:val="none" w:sz="0" w:space="0" w:color="auto"/>
        <w:bottom w:val="none" w:sz="0" w:space="0" w:color="auto"/>
        <w:right w:val="none" w:sz="0" w:space="0" w:color="auto"/>
      </w:divBdr>
    </w:div>
    <w:div w:id="1568028252">
      <w:bodyDiv w:val="1"/>
      <w:marLeft w:val="0"/>
      <w:marRight w:val="0"/>
      <w:marTop w:val="0"/>
      <w:marBottom w:val="0"/>
      <w:divBdr>
        <w:top w:val="none" w:sz="0" w:space="0" w:color="auto"/>
        <w:left w:val="none" w:sz="0" w:space="0" w:color="auto"/>
        <w:bottom w:val="none" w:sz="0" w:space="0" w:color="auto"/>
        <w:right w:val="none" w:sz="0" w:space="0" w:color="auto"/>
      </w:divBdr>
    </w:div>
    <w:div w:id="1612710667">
      <w:bodyDiv w:val="1"/>
      <w:marLeft w:val="0"/>
      <w:marRight w:val="0"/>
      <w:marTop w:val="0"/>
      <w:marBottom w:val="0"/>
      <w:divBdr>
        <w:top w:val="none" w:sz="0" w:space="0" w:color="auto"/>
        <w:left w:val="none" w:sz="0" w:space="0" w:color="auto"/>
        <w:bottom w:val="none" w:sz="0" w:space="0" w:color="auto"/>
        <w:right w:val="none" w:sz="0" w:space="0" w:color="auto"/>
      </w:divBdr>
    </w:div>
    <w:div w:id="1641767445">
      <w:bodyDiv w:val="1"/>
      <w:marLeft w:val="0"/>
      <w:marRight w:val="0"/>
      <w:marTop w:val="0"/>
      <w:marBottom w:val="0"/>
      <w:divBdr>
        <w:top w:val="none" w:sz="0" w:space="0" w:color="auto"/>
        <w:left w:val="none" w:sz="0" w:space="0" w:color="auto"/>
        <w:bottom w:val="none" w:sz="0" w:space="0" w:color="auto"/>
        <w:right w:val="none" w:sz="0" w:space="0" w:color="auto"/>
      </w:divBdr>
    </w:div>
    <w:div w:id="1812557572">
      <w:bodyDiv w:val="1"/>
      <w:marLeft w:val="0"/>
      <w:marRight w:val="0"/>
      <w:marTop w:val="0"/>
      <w:marBottom w:val="0"/>
      <w:divBdr>
        <w:top w:val="none" w:sz="0" w:space="0" w:color="auto"/>
        <w:left w:val="none" w:sz="0" w:space="0" w:color="auto"/>
        <w:bottom w:val="none" w:sz="0" w:space="0" w:color="auto"/>
        <w:right w:val="none" w:sz="0" w:space="0" w:color="auto"/>
      </w:divBdr>
    </w:div>
    <w:div w:id="2022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hyperlink" Target="https://github.com/vmware-tanzu/velero/releases/download/v1.15.0/velero-v1.15.0-linux-amd64.tar.gz"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theme" Target="theme/theme1.xml"/><Relationship Id="rId5" Type="http://schemas.openxmlformats.org/officeDocument/2006/relationships/styles" Target="style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s://github.com/vmware-tanzu/velero/releases/download/v1.15.0/velero-v1.15.0-linux-amd64.tar.gz"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88.accton.com/ecpaas/cluster-backup.git"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emf"/><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https://git88.accton.com/ecpaas/cluster-backup.git"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0" Type="http://schemas.openxmlformats.org/officeDocument/2006/relationships/image" Target="media/image1.emf"/><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72bef50-1e5d-40cd-96b4-0144d2a892b3" xsi:nil="true"/>
    <lcf76f155ced4ddcb4097134ff3c332f xmlns="4260d24e-cada-4449-9f7b-c0f0b2dcb7c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40120FDD93BFD9408AB7471F898D983C" ma:contentTypeVersion="15" ma:contentTypeDescription="建立新的文件。" ma:contentTypeScope="" ma:versionID="6e1de50b10aa1e4db76a5f919a0fd558">
  <xsd:schema xmlns:xsd="http://www.w3.org/2001/XMLSchema" xmlns:xs="http://www.w3.org/2001/XMLSchema" xmlns:p="http://schemas.microsoft.com/office/2006/metadata/properties" xmlns:ns2="4260d24e-cada-4449-9f7b-c0f0b2dcb7cb" xmlns:ns3="f72bef50-1e5d-40cd-96b4-0144d2a892b3" targetNamespace="http://schemas.microsoft.com/office/2006/metadata/properties" ma:root="true" ma:fieldsID="310fcdf3bc675fa0731a847a61934fa8" ns2:_="" ns3:_="">
    <xsd:import namespace="4260d24e-cada-4449-9f7b-c0f0b2dcb7cb"/>
    <xsd:import namespace="f72bef50-1e5d-40cd-96b4-0144d2a892b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60d24e-cada-4449-9f7b-c0f0b2dcb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影像標籤" ma:readOnly="false" ma:fieldId="{5cf76f15-5ced-4ddc-b409-7134ff3c332f}" ma:taxonomyMulti="true" ma:sspId="13e062cc-ba6e-498b-9065-d62fc69144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2bef50-1e5d-40cd-96b4-0144d2a892b3"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element name="TaxCatchAll" ma:index="20" nillable="true" ma:displayName="Taxonomy Catch All Column" ma:hidden="true" ma:list="{435b3069-8f0e-472e-9d99-1ffb71054ced}" ma:internalName="TaxCatchAll" ma:showField="CatchAllData" ma:web="f72bef50-1e5d-40cd-96b4-0144d2a892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C17D3C-9638-4FA6-AF3D-E4C808D3E8E1}">
  <ds:schemaRefs>
    <ds:schemaRef ds:uri="http://schemas.microsoft.com/office/2006/metadata/properties"/>
    <ds:schemaRef ds:uri="http://schemas.microsoft.com/office/infopath/2007/PartnerControls"/>
    <ds:schemaRef ds:uri="f72bef50-1e5d-40cd-96b4-0144d2a892b3"/>
    <ds:schemaRef ds:uri="4260d24e-cada-4449-9f7b-c0f0b2dcb7cb"/>
  </ds:schemaRefs>
</ds:datastoreItem>
</file>

<file path=customXml/itemProps2.xml><?xml version="1.0" encoding="utf-8"?>
<ds:datastoreItem xmlns:ds="http://schemas.openxmlformats.org/officeDocument/2006/customXml" ds:itemID="{38D131EA-E02B-491C-A07B-FAE4B64B7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60d24e-cada-4449-9f7b-c0f0b2dcb7cb"/>
    <ds:schemaRef ds:uri="f72bef50-1e5d-40cd-96b4-0144d2a89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889B1E-00C2-4303-BB11-8A34426B37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45</Pages>
  <Words>1901</Words>
  <Characters>10838</Characters>
  <Application>Microsoft Office Word</Application>
  <DocSecurity>0</DocSecurity>
  <Lines>90</Lines>
  <Paragraphs>25</Paragraphs>
  <ScaleCrop>false</ScaleCrop>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elvis_ting 丁士珉</dc:creator>
  <cp:keywords/>
  <dc:description/>
  <cp:lastModifiedBy>elvis_ting 丁士珉</cp:lastModifiedBy>
  <cp:revision>786</cp:revision>
  <dcterms:created xsi:type="dcterms:W3CDTF">2025-04-02T09:00:00Z</dcterms:created>
  <dcterms:modified xsi:type="dcterms:W3CDTF">2025-05-16T06:50:00Z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0x01010040120FDD93BFD9408AB7471F898D983C</vt:lpwstr>
  </property>
  <property fmtid="{D5CDD505-2E9C-101B-9397-08002B2CF9AE}" pid="3" name="MSIP_Label_0c583750-9c06-44ae-ae1a-17ef03fa0caa_Enabled">
    <vt:lpwstr>true</vt:lpwstr>
  </property>
  <property fmtid="{D5CDD505-2E9C-101B-9397-08002B2CF9AE}" pid="4" name="MSIP_Label_0c583750-9c06-44ae-ae1a-17ef03fa0caa_Method">
    <vt:lpwstr>Standard</vt:lpwstr>
  </property>
  <property fmtid="{D5CDD505-2E9C-101B-9397-08002B2CF9AE}" pid="5" name="MSIP_Label_0c583750-9c06-44ae-ae1a-17ef03fa0caa_Name">
    <vt:lpwstr>密 Classified</vt:lpwstr>
  </property>
  <property fmtid="{D5CDD505-2E9C-101B-9397-08002B2CF9AE}" pid="6" name="MSIP_Label_0c583750-9c06-44ae-ae1a-17ef03fa0caa_SiteId">
    <vt:lpwstr>b8868906-22f4-421b-874b-cc3b045bc9ce</vt:lpwstr>
  </property>
  <property fmtid="{D5CDD505-2E9C-101B-9397-08002B2CF9AE}" pid="7" name="MSIP_Label_0c583750-9c06-44ae-ae1a-17ef03fa0caa_ContentBits">
    <vt:lpwstr>0</vt:lpwstr>
  </property>
  <property fmtid="{D5CDD505-2E9C-101B-9397-08002B2CF9AE}" pid="8" name="MediaServiceImageTags">
    <vt:lpwstr/>
  </property>
  <property fmtid="{D5CDD505-2E9C-101B-9397-08002B2CF9AE}" pid="9" name="MSIP_Label_0c583750-9c06-44ae-ae1a-17ef03fa0caa_SetDate">
    <vt:lpwstr>2025-05-12T08:21:48Z</vt:lpwstr>
  </property>
  <property fmtid="{D5CDD505-2E9C-101B-9397-08002B2CF9AE}" pid="10" name="MSIP_Label_0c583750-9c06-44ae-ae1a-17ef03fa0caa_ActionId">
    <vt:lpwstr>be019ce9-c3b6-4937-bf71-1e14cc5dad47</vt:lpwstr>
  </property>
  <property fmtid="{D5CDD505-2E9C-101B-9397-08002B2CF9AE}" pid="11" name="MSIP_Label_0c583750-9c06-44ae-ae1a-17ef03fa0caa_Tag">
    <vt:lpwstr>10, 3, 0, 1</vt:lpwstr>
  </property>
</Properties>
</file>